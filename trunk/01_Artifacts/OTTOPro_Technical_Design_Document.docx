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Segoe UI" w:hAnsi="Segoe UI" w:cs="Segoe UI"/>
        </w:rPr>
        <w:id w:val="-1938830746"/>
        <w:docPartObj>
          <w:docPartGallery w:val="Cover Pages"/>
          <w:docPartUnique/>
        </w:docPartObj>
      </w:sdtPr>
      <w:sdtEndPr/>
      <w:sdtContent>
        <w:p w:rsidR="005C5857" w:rsidRPr="006A1BDC" w:rsidRDefault="005C5857">
          <w:pPr>
            <w:rPr>
              <w:rFonts w:ascii="Segoe UI" w:hAnsi="Segoe UI" w:cs="Segoe UI"/>
            </w:rPr>
          </w:pPr>
          <w:r w:rsidRPr="006A1BDC">
            <w:rPr>
              <w:rFonts w:ascii="Segoe UI" w:hAnsi="Segoe UI" w:cs="Segoe UI"/>
              <w:noProof/>
              <w:lang w:bidi="ar-SA"/>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DC2919" w:rsidRDefault="00DC2919">
                                      <w:pPr>
                                        <w:pStyle w:val="NoSpacing"/>
                                        <w:rPr>
                                          <w:color w:val="FFFFFF" w:themeColor="background1"/>
                                          <w:sz w:val="32"/>
                                          <w:szCs w:val="32"/>
                                        </w:rPr>
                                      </w:pPr>
                                      <w:proofErr w:type="spellStart"/>
                                      <w:r>
                                        <w:rPr>
                                          <w:color w:val="FFFFFF" w:themeColor="background1"/>
                                          <w:sz w:val="32"/>
                                          <w:szCs w:val="32"/>
                                          <w:lang w:val="en-GB"/>
                                        </w:rPr>
                                        <w:t>Categis</w:t>
                                      </w:r>
                                      <w:proofErr w:type="spellEnd"/>
                                      <w:r>
                                        <w:rPr>
                                          <w:color w:val="FFFFFF" w:themeColor="background1"/>
                                          <w:sz w:val="32"/>
                                          <w:szCs w:val="32"/>
                                          <w:lang w:val="en-GB"/>
                                        </w:rPr>
                                        <w:t xml:space="preserve"> Software </w:t>
                                      </w:r>
                                      <w:proofErr w:type="spellStart"/>
                                      <w:r>
                                        <w:rPr>
                                          <w:color w:val="FFFFFF" w:themeColor="background1"/>
                                          <w:sz w:val="32"/>
                                          <w:szCs w:val="32"/>
                                          <w:lang w:val="en-GB"/>
                                        </w:rPr>
                                        <w:t>Pvt.</w:t>
                                      </w:r>
                                      <w:proofErr w:type="spellEnd"/>
                                      <w:r>
                                        <w:rPr>
                                          <w:color w:val="FFFFFF" w:themeColor="background1"/>
                                          <w:sz w:val="32"/>
                                          <w:szCs w:val="32"/>
                                          <w:lang w:val="en-GB"/>
                                        </w:rPr>
                                        <w:t xml:space="preserve"> Ltd. www.softwaretogo.de</w:t>
                                      </w:r>
                                    </w:p>
                                  </w:sdtContent>
                                </w:sdt>
                                <w:p w:rsidR="00DC2919" w:rsidRDefault="005F704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C2919">
                                        <w:rPr>
                                          <w:caps/>
                                          <w:color w:val="FFFFFF" w:themeColor="background1"/>
                                        </w:rPr>
                                        <w:t>softwaretogo</w:t>
                                      </w:r>
                                    </w:sdtContent>
                                  </w:sdt>
                                  <w:r w:rsidR="00DC2919">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C2919">
                                        <w:rPr>
                                          <w:caps/>
                                          <w:color w:val="FFFFFF" w:themeColor="background1"/>
                                        </w:rPr>
                                        <w:t>a beta systems company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SemiBold" w:eastAsiaTheme="majorEastAsia" w:hAnsi="Bahnschrift SemiBold"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DC2919" w:rsidRDefault="00DC29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5C5857">
                                        <w:rPr>
                                          <w:rFonts w:ascii="Bahnschrift SemiBold" w:eastAsiaTheme="majorEastAsia" w:hAnsi="Bahnschrift SemiBold" w:cstheme="majorBidi"/>
                                          <w:color w:val="595959" w:themeColor="text1" w:themeTint="A6"/>
                                          <w:sz w:val="108"/>
                                          <w:szCs w:val="108"/>
                                        </w:rPr>
                                        <w:t>OTTOPro</w:t>
                                      </w:r>
                                    </w:p>
                                  </w:sdtContent>
                                </w:sdt>
                                <w:sdt>
                                  <w:sdtPr>
                                    <w:rPr>
                                      <w:rFonts w:ascii="Bahnschrift" w:hAnsi="Bahnschrift"/>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DC2919" w:rsidRPr="005C5857" w:rsidRDefault="00DC2919">
                                      <w:pPr>
                                        <w:pStyle w:val="NoSpacing"/>
                                        <w:spacing w:before="240"/>
                                        <w:rPr>
                                          <w:rFonts w:ascii="Bahnschrift" w:hAnsi="Bahnschrift"/>
                                          <w:caps/>
                                          <w:color w:val="44546A" w:themeColor="text2"/>
                                          <w:sz w:val="36"/>
                                          <w:szCs w:val="36"/>
                                        </w:rPr>
                                      </w:pPr>
                                      <w:r w:rsidRPr="005C5857">
                                        <w:rPr>
                                          <w:rFonts w:ascii="Bahnschrift" w:hAnsi="Bahnschrift"/>
                                          <w:caps/>
                                          <w:color w:val="44546A" w:themeColor="text2"/>
                                          <w:sz w:val="36"/>
                                          <w:szCs w:val="36"/>
                                        </w:rPr>
                                        <w:t>Technical documentation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DC2919" w:rsidRDefault="00DC2919">
                                <w:pPr>
                                  <w:pStyle w:val="NoSpacing"/>
                                  <w:rPr>
                                    <w:color w:val="FFFFFF" w:themeColor="background1"/>
                                    <w:sz w:val="32"/>
                                    <w:szCs w:val="32"/>
                                  </w:rPr>
                                </w:pPr>
                                <w:proofErr w:type="spellStart"/>
                                <w:r>
                                  <w:rPr>
                                    <w:color w:val="FFFFFF" w:themeColor="background1"/>
                                    <w:sz w:val="32"/>
                                    <w:szCs w:val="32"/>
                                    <w:lang w:val="en-GB"/>
                                  </w:rPr>
                                  <w:t>Categis</w:t>
                                </w:r>
                                <w:proofErr w:type="spellEnd"/>
                                <w:r>
                                  <w:rPr>
                                    <w:color w:val="FFFFFF" w:themeColor="background1"/>
                                    <w:sz w:val="32"/>
                                    <w:szCs w:val="32"/>
                                    <w:lang w:val="en-GB"/>
                                  </w:rPr>
                                  <w:t xml:space="preserve"> Software </w:t>
                                </w:r>
                                <w:proofErr w:type="spellStart"/>
                                <w:r>
                                  <w:rPr>
                                    <w:color w:val="FFFFFF" w:themeColor="background1"/>
                                    <w:sz w:val="32"/>
                                    <w:szCs w:val="32"/>
                                    <w:lang w:val="en-GB"/>
                                  </w:rPr>
                                  <w:t>Pvt.</w:t>
                                </w:r>
                                <w:proofErr w:type="spellEnd"/>
                                <w:r>
                                  <w:rPr>
                                    <w:color w:val="FFFFFF" w:themeColor="background1"/>
                                    <w:sz w:val="32"/>
                                    <w:szCs w:val="32"/>
                                    <w:lang w:val="en-GB"/>
                                  </w:rPr>
                                  <w:t xml:space="preserve"> Ltd. www.softwaretogo.de</w:t>
                                </w:r>
                              </w:p>
                            </w:sdtContent>
                          </w:sdt>
                          <w:p w:rsidR="00DC2919" w:rsidRDefault="00DC291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softwaretogo</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a beta systems company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Bahnschrift SemiBold" w:eastAsiaTheme="majorEastAsia" w:hAnsi="Bahnschrift SemiBold"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DC2919" w:rsidRDefault="00DC29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5C5857">
                                  <w:rPr>
                                    <w:rFonts w:ascii="Bahnschrift SemiBold" w:eastAsiaTheme="majorEastAsia" w:hAnsi="Bahnschrift SemiBold" w:cstheme="majorBidi"/>
                                    <w:color w:val="595959" w:themeColor="text1" w:themeTint="A6"/>
                                    <w:sz w:val="108"/>
                                    <w:szCs w:val="108"/>
                                  </w:rPr>
                                  <w:t>OTTOPro</w:t>
                                </w:r>
                              </w:p>
                            </w:sdtContent>
                          </w:sdt>
                          <w:sdt>
                            <w:sdtPr>
                              <w:rPr>
                                <w:rFonts w:ascii="Bahnschrift" w:hAnsi="Bahnschrift"/>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DC2919" w:rsidRPr="005C5857" w:rsidRDefault="00DC2919">
                                <w:pPr>
                                  <w:pStyle w:val="NoSpacing"/>
                                  <w:spacing w:before="240"/>
                                  <w:rPr>
                                    <w:rFonts w:ascii="Bahnschrift" w:hAnsi="Bahnschrift"/>
                                    <w:caps/>
                                    <w:color w:val="44546A" w:themeColor="text2"/>
                                    <w:sz w:val="36"/>
                                    <w:szCs w:val="36"/>
                                  </w:rPr>
                                </w:pPr>
                                <w:r w:rsidRPr="005C5857">
                                  <w:rPr>
                                    <w:rFonts w:ascii="Bahnschrift" w:hAnsi="Bahnschrift"/>
                                    <w:caps/>
                                    <w:color w:val="44546A" w:themeColor="text2"/>
                                    <w:sz w:val="36"/>
                                    <w:szCs w:val="36"/>
                                  </w:rPr>
                                  <w:t>Technical documentation</w:t>
                                </w:r>
                              </w:p>
                            </w:sdtContent>
                          </w:sdt>
                        </w:txbxContent>
                      </v:textbox>
                    </v:shape>
                    <w10:wrap anchorx="page" anchory="page"/>
                  </v:group>
                </w:pict>
              </mc:Fallback>
            </mc:AlternateContent>
          </w:r>
        </w:p>
        <w:p w:rsidR="002D4119" w:rsidRDefault="002D4119" w:rsidP="00D74268">
          <w:pPr>
            <w:rPr>
              <w:rFonts w:ascii="Segoe UI" w:hAnsi="Segoe UI" w:cs="Segoe UI"/>
            </w:rPr>
          </w:pPr>
        </w:p>
        <w:p w:rsidR="002D4119" w:rsidRDefault="002D4119">
          <w:pPr>
            <w:rPr>
              <w:rFonts w:ascii="Segoe UI" w:hAnsi="Segoe UI" w:cs="Segoe UI"/>
            </w:rPr>
          </w:pPr>
          <w:r>
            <w:rPr>
              <w:rFonts w:ascii="Segoe UI" w:hAnsi="Segoe UI" w:cs="Segoe UI"/>
            </w:rPr>
            <w:br w:type="page"/>
          </w:r>
        </w:p>
        <w:p w:rsidR="00CD71E8" w:rsidRDefault="00CD71E8" w:rsidP="00CD71E8">
          <w:pPr>
            <w:rPr>
              <w:ins w:id="0" w:author="Narendar Reddy" w:date="2020-04-17T19:52:00Z"/>
              <w:rFonts w:ascii="Segoe UI" w:hAnsi="Segoe UI" w:cs="Segoe UI"/>
            </w:rPr>
          </w:pPr>
          <w:ins w:id="1" w:author="Narendar Reddy" w:date="2020-04-17T19:52:00Z">
            <w:r>
              <w:rPr>
                <w:rFonts w:ascii="Segoe UI" w:hAnsi="Segoe UI" w:cs="Segoe UI"/>
              </w:rPr>
              <w:lastRenderedPageBreak/>
              <w:t>Change Log:</w:t>
            </w:r>
          </w:ins>
        </w:p>
        <w:tbl>
          <w:tblPr>
            <w:tblStyle w:val="TableGrid"/>
            <w:tblW w:w="0" w:type="auto"/>
            <w:tblLook w:val="04A0" w:firstRow="1" w:lastRow="0" w:firstColumn="1" w:lastColumn="0" w:noHBand="0" w:noVBand="1"/>
          </w:tblPr>
          <w:tblGrid>
            <w:gridCol w:w="895"/>
            <w:gridCol w:w="2070"/>
            <w:gridCol w:w="4410"/>
            <w:gridCol w:w="1975"/>
          </w:tblGrid>
          <w:tr w:rsidR="00CD71E8" w:rsidTr="00AB4081">
            <w:trPr>
              <w:ins w:id="2" w:author="Narendar Reddy" w:date="2020-04-17T19:52:00Z"/>
            </w:trPr>
            <w:tc>
              <w:tcPr>
                <w:tcW w:w="895" w:type="dxa"/>
              </w:tcPr>
              <w:p w:rsidR="00CD71E8" w:rsidRPr="00E81DF6" w:rsidRDefault="00CD71E8" w:rsidP="00AB4081">
                <w:pPr>
                  <w:rPr>
                    <w:ins w:id="3" w:author="Narendar Reddy" w:date="2020-04-17T19:52:00Z"/>
                    <w:rFonts w:ascii="Segoe UI" w:hAnsi="Segoe UI" w:cs="Segoe UI"/>
                    <w:b/>
                  </w:rPr>
                </w:pPr>
                <w:ins w:id="4" w:author="Narendar Reddy" w:date="2020-04-17T19:52:00Z">
                  <w:r w:rsidRPr="00E81DF6">
                    <w:rPr>
                      <w:rFonts w:ascii="Segoe UI" w:hAnsi="Segoe UI" w:cs="Segoe UI"/>
                      <w:b/>
                    </w:rPr>
                    <w:t>S. No.</w:t>
                  </w:r>
                </w:ins>
              </w:p>
            </w:tc>
            <w:tc>
              <w:tcPr>
                <w:tcW w:w="2070" w:type="dxa"/>
              </w:tcPr>
              <w:p w:rsidR="00CD71E8" w:rsidRPr="00E81DF6" w:rsidRDefault="00CD71E8" w:rsidP="00AB4081">
                <w:pPr>
                  <w:rPr>
                    <w:ins w:id="5" w:author="Narendar Reddy" w:date="2020-04-17T19:52:00Z"/>
                    <w:rFonts w:ascii="Segoe UI" w:hAnsi="Segoe UI" w:cs="Segoe UI"/>
                    <w:b/>
                  </w:rPr>
                </w:pPr>
                <w:ins w:id="6" w:author="Narendar Reddy" w:date="2020-04-17T19:52:00Z">
                  <w:r w:rsidRPr="00E81DF6">
                    <w:rPr>
                      <w:rFonts w:ascii="Segoe UI" w:hAnsi="Segoe UI" w:cs="Segoe UI"/>
                      <w:b/>
                    </w:rPr>
                    <w:t>Author</w:t>
                  </w:r>
                </w:ins>
              </w:p>
            </w:tc>
            <w:tc>
              <w:tcPr>
                <w:tcW w:w="4410" w:type="dxa"/>
              </w:tcPr>
              <w:p w:rsidR="00CD71E8" w:rsidRPr="00E81DF6" w:rsidRDefault="00CD71E8" w:rsidP="00AB4081">
                <w:pPr>
                  <w:rPr>
                    <w:ins w:id="7" w:author="Narendar Reddy" w:date="2020-04-17T19:52:00Z"/>
                    <w:rFonts w:ascii="Segoe UI" w:hAnsi="Segoe UI" w:cs="Segoe UI"/>
                    <w:b/>
                  </w:rPr>
                </w:pPr>
                <w:ins w:id="8" w:author="Narendar Reddy" w:date="2020-04-17T19:52:00Z">
                  <w:r w:rsidRPr="00E81DF6">
                    <w:rPr>
                      <w:rFonts w:ascii="Segoe UI" w:hAnsi="Segoe UI" w:cs="Segoe UI"/>
                      <w:b/>
                    </w:rPr>
                    <w:t>Changes</w:t>
                  </w:r>
                </w:ins>
              </w:p>
            </w:tc>
            <w:tc>
              <w:tcPr>
                <w:tcW w:w="1975" w:type="dxa"/>
              </w:tcPr>
              <w:p w:rsidR="00CD71E8" w:rsidRPr="00E81DF6" w:rsidRDefault="00CD71E8" w:rsidP="00AB4081">
                <w:pPr>
                  <w:rPr>
                    <w:ins w:id="9" w:author="Narendar Reddy" w:date="2020-04-17T19:52:00Z"/>
                    <w:rFonts w:ascii="Segoe UI" w:hAnsi="Segoe UI" w:cs="Segoe UI"/>
                    <w:b/>
                  </w:rPr>
                </w:pPr>
                <w:ins w:id="10" w:author="Narendar Reddy" w:date="2020-04-17T19:52:00Z">
                  <w:r w:rsidRPr="00E81DF6">
                    <w:rPr>
                      <w:rFonts w:ascii="Segoe UI" w:hAnsi="Segoe UI" w:cs="Segoe UI"/>
                      <w:b/>
                    </w:rPr>
                    <w:t>Date</w:t>
                  </w:r>
                </w:ins>
              </w:p>
            </w:tc>
          </w:tr>
          <w:tr w:rsidR="00CD71E8" w:rsidTr="00AB4081">
            <w:trPr>
              <w:ins w:id="11" w:author="Narendar Reddy" w:date="2020-04-17T19:52:00Z"/>
            </w:trPr>
            <w:tc>
              <w:tcPr>
                <w:tcW w:w="895" w:type="dxa"/>
              </w:tcPr>
              <w:p w:rsidR="00CD71E8" w:rsidRPr="00E81DF6" w:rsidRDefault="00CD71E8" w:rsidP="00AB4081">
                <w:pPr>
                  <w:rPr>
                    <w:ins w:id="12" w:author="Narendar Reddy" w:date="2020-04-17T19:52:00Z"/>
                    <w:rFonts w:ascii="Segoe UI" w:hAnsi="Segoe UI" w:cs="Segoe UI"/>
                  </w:rPr>
                </w:pPr>
                <w:ins w:id="13" w:author="Narendar Reddy" w:date="2020-04-17T19:52:00Z">
                  <w:r>
                    <w:rPr>
                      <w:rFonts w:ascii="Segoe UI" w:hAnsi="Segoe UI" w:cs="Segoe UI"/>
                    </w:rPr>
                    <w:t>1</w:t>
                  </w:r>
                </w:ins>
              </w:p>
            </w:tc>
            <w:tc>
              <w:tcPr>
                <w:tcW w:w="2070" w:type="dxa"/>
              </w:tcPr>
              <w:p w:rsidR="00CD71E8" w:rsidRPr="00E81DF6" w:rsidRDefault="00CD71E8" w:rsidP="00AB4081">
                <w:pPr>
                  <w:rPr>
                    <w:ins w:id="14" w:author="Narendar Reddy" w:date="2020-04-17T19:52:00Z"/>
                    <w:rFonts w:ascii="Segoe UI" w:hAnsi="Segoe UI" w:cs="Segoe UI"/>
                  </w:rPr>
                </w:pPr>
                <w:ins w:id="15" w:author="Narendar Reddy" w:date="2020-04-17T19:52:00Z">
                  <w:r>
                    <w:rPr>
                      <w:rFonts w:ascii="Segoe UI" w:hAnsi="Segoe UI" w:cs="Segoe UI"/>
                    </w:rPr>
                    <w:t>Narendar Reddy</w:t>
                  </w:r>
                </w:ins>
              </w:p>
            </w:tc>
            <w:tc>
              <w:tcPr>
                <w:tcW w:w="4410" w:type="dxa"/>
              </w:tcPr>
              <w:p w:rsidR="00CD71E8" w:rsidRPr="00E81DF6" w:rsidRDefault="00CD71E8" w:rsidP="00AB4081">
                <w:pPr>
                  <w:rPr>
                    <w:ins w:id="16" w:author="Narendar Reddy" w:date="2020-04-17T19:52:00Z"/>
                    <w:rFonts w:ascii="Segoe UI" w:hAnsi="Segoe UI" w:cs="Segoe UI"/>
                  </w:rPr>
                </w:pPr>
                <w:ins w:id="17" w:author="Narendar Reddy" w:date="2020-04-17T19:52:00Z">
                  <w:r>
                    <w:rPr>
                      <w:rFonts w:ascii="Segoe UI" w:hAnsi="Segoe UI" w:cs="Segoe UI"/>
                    </w:rPr>
                    <w:t>Initial Draft</w:t>
                  </w:r>
                </w:ins>
              </w:p>
            </w:tc>
            <w:tc>
              <w:tcPr>
                <w:tcW w:w="1975" w:type="dxa"/>
              </w:tcPr>
              <w:p w:rsidR="00CD71E8" w:rsidRPr="00E81DF6" w:rsidRDefault="00997448" w:rsidP="00AB4081">
                <w:pPr>
                  <w:rPr>
                    <w:ins w:id="18" w:author="Narendar Reddy" w:date="2020-04-17T19:52:00Z"/>
                    <w:rFonts w:ascii="Segoe UI" w:hAnsi="Segoe UI" w:cs="Segoe UI"/>
                  </w:rPr>
                </w:pPr>
                <w:r>
                  <w:rPr>
                    <w:rFonts w:ascii="Segoe UI" w:hAnsi="Segoe UI" w:cs="Segoe UI"/>
                  </w:rPr>
                  <w:t>20</w:t>
                </w:r>
                <w:ins w:id="19" w:author="Narendar Reddy" w:date="2020-04-17T19:52:00Z">
                  <w:r w:rsidR="00CD71E8">
                    <w:rPr>
                      <w:rFonts w:ascii="Segoe UI" w:hAnsi="Segoe UI" w:cs="Segoe UI"/>
                    </w:rPr>
                    <w:t>-Apr-20</w:t>
                  </w:r>
                </w:ins>
              </w:p>
            </w:tc>
          </w:tr>
        </w:tbl>
        <w:p w:rsidR="00CD71E8" w:rsidRDefault="00CD71E8" w:rsidP="00CD71E8">
          <w:pPr>
            <w:rPr>
              <w:rFonts w:ascii="Segoe UI" w:hAnsi="Segoe UI" w:cs="Segoe UI"/>
            </w:rPr>
          </w:pPr>
        </w:p>
        <w:p w:rsidR="002D4119" w:rsidRDefault="002D4119">
          <w:pPr>
            <w:rPr>
              <w:rFonts w:ascii="Segoe UI" w:hAnsi="Segoe UI" w:cs="Segoe UI"/>
            </w:rPr>
          </w:pPr>
        </w:p>
        <w:p w:rsidR="00D74268" w:rsidRPr="00D74268" w:rsidRDefault="005C5857" w:rsidP="00D74268">
          <w:pPr>
            <w:rPr>
              <w:rFonts w:ascii="Segoe UI" w:hAnsi="Segoe UI" w:cs="Segoe UI"/>
            </w:rPr>
          </w:pPr>
          <w:r w:rsidRPr="006A1BDC">
            <w:rPr>
              <w:rFonts w:ascii="Segoe UI" w:hAnsi="Segoe UI" w:cs="Segoe UI"/>
            </w:rPr>
            <w:br w:type="page"/>
          </w:r>
        </w:p>
      </w:sdtContent>
    </w:sdt>
    <w:sdt>
      <w:sdtPr>
        <w:rPr>
          <w:rFonts w:asciiTheme="minorHAnsi" w:eastAsiaTheme="minorHAnsi" w:hAnsiTheme="minorHAnsi" w:cs="Mangal"/>
          <w:color w:val="auto"/>
          <w:sz w:val="22"/>
          <w:szCs w:val="20"/>
          <w:lang w:bidi="hi-IN"/>
        </w:rPr>
        <w:id w:val="181632795"/>
        <w:docPartObj>
          <w:docPartGallery w:val="Table of Contents"/>
          <w:docPartUnique/>
        </w:docPartObj>
      </w:sdtPr>
      <w:sdtEndPr>
        <w:rPr>
          <w:b/>
          <w:bCs/>
          <w:noProof/>
        </w:rPr>
      </w:sdtEndPr>
      <w:sdtContent>
        <w:p w:rsidR="00651584" w:rsidRDefault="00651584">
          <w:pPr>
            <w:pStyle w:val="TOCHeading"/>
          </w:pPr>
          <w:r>
            <w:t>Contents</w:t>
          </w:r>
        </w:p>
        <w:p w:rsidR="00E56955" w:rsidRDefault="00651584">
          <w:pPr>
            <w:pStyle w:val="TOC1"/>
            <w:tabs>
              <w:tab w:val="left" w:pos="440"/>
              <w:tab w:val="right" w:leader="dot" w:pos="9350"/>
            </w:tabs>
            <w:rPr>
              <w:rFonts w:eastAsiaTheme="minorEastAsia" w:cstheme="minorBidi"/>
              <w:noProof/>
              <w:szCs w:val="22"/>
              <w:lang w:bidi="ar-SA"/>
            </w:rPr>
          </w:pPr>
          <w:r>
            <w:fldChar w:fldCharType="begin"/>
          </w:r>
          <w:r>
            <w:instrText xml:space="preserve"> TOC \o "1-3" \h \z \u </w:instrText>
          </w:r>
          <w:r>
            <w:fldChar w:fldCharType="separate"/>
          </w:r>
          <w:hyperlink w:anchor="_Toc38287696" w:history="1">
            <w:r w:rsidR="00E56955" w:rsidRPr="00C14905">
              <w:rPr>
                <w:rStyle w:val="Hyperlink"/>
                <w:noProof/>
              </w:rPr>
              <w:t>1</w:t>
            </w:r>
            <w:r w:rsidR="00E56955">
              <w:rPr>
                <w:rFonts w:eastAsiaTheme="minorEastAsia" w:cstheme="minorBidi"/>
                <w:noProof/>
                <w:szCs w:val="22"/>
                <w:lang w:bidi="ar-SA"/>
              </w:rPr>
              <w:tab/>
            </w:r>
            <w:r w:rsidR="00E56955" w:rsidRPr="00C14905">
              <w:rPr>
                <w:rStyle w:val="Hyperlink"/>
                <w:noProof/>
              </w:rPr>
              <w:t>Overview</w:t>
            </w:r>
            <w:r w:rsidR="00E56955">
              <w:rPr>
                <w:noProof/>
                <w:webHidden/>
              </w:rPr>
              <w:tab/>
            </w:r>
            <w:r w:rsidR="00E56955">
              <w:rPr>
                <w:noProof/>
                <w:webHidden/>
              </w:rPr>
              <w:fldChar w:fldCharType="begin"/>
            </w:r>
            <w:r w:rsidR="00E56955">
              <w:rPr>
                <w:noProof/>
                <w:webHidden/>
              </w:rPr>
              <w:instrText xml:space="preserve"> PAGEREF _Toc38287696 \h </w:instrText>
            </w:r>
            <w:r w:rsidR="00E56955">
              <w:rPr>
                <w:noProof/>
                <w:webHidden/>
              </w:rPr>
            </w:r>
            <w:r w:rsidR="00E56955">
              <w:rPr>
                <w:noProof/>
                <w:webHidden/>
              </w:rPr>
              <w:fldChar w:fldCharType="separate"/>
            </w:r>
            <w:r w:rsidR="00E56955">
              <w:rPr>
                <w:noProof/>
                <w:webHidden/>
              </w:rPr>
              <w:t>4</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697" w:history="1">
            <w:r w:rsidR="00E56955" w:rsidRPr="00C14905">
              <w:rPr>
                <w:rStyle w:val="Hyperlink"/>
                <w:noProof/>
              </w:rPr>
              <w:t>1.1</w:t>
            </w:r>
            <w:r w:rsidR="00E56955">
              <w:rPr>
                <w:rFonts w:eastAsiaTheme="minorEastAsia" w:cstheme="minorBidi"/>
                <w:noProof/>
                <w:szCs w:val="22"/>
                <w:lang w:bidi="ar-SA"/>
              </w:rPr>
              <w:tab/>
            </w:r>
            <w:r w:rsidR="00E56955" w:rsidRPr="00C14905">
              <w:rPr>
                <w:rStyle w:val="Hyperlink"/>
                <w:noProof/>
              </w:rPr>
              <w:t>Current System</w:t>
            </w:r>
            <w:r w:rsidR="00E56955">
              <w:rPr>
                <w:noProof/>
                <w:webHidden/>
              </w:rPr>
              <w:tab/>
            </w:r>
            <w:r w:rsidR="00E56955">
              <w:rPr>
                <w:noProof/>
                <w:webHidden/>
              </w:rPr>
              <w:fldChar w:fldCharType="begin"/>
            </w:r>
            <w:r w:rsidR="00E56955">
              <w:rPr>
                <w:noProof/>
                <w:webHidden/>
              </w:rPr>
              <w:instrText xml:space="preserve"> PAGEREF _Toc38287697 \h </w:instrText>
            </w:r>
            <w:r w:rsidR="00E56955">
              <w:rPr>
                <w:noProof/>
                <w:webHidden/>
              </w:rPr>
            </w:r>
            <w:r w:rsidR="00E56955">
              <w:rPr>
                <w:noProof/>
                <w:webHidden/>
              </w:rPr>
              <w:fldChar w:fldCharType="separate"/>
            </w:r>
            <w:r w:rsidR="00E56955">
              <w:rPr>
                <w:noProof/>
                <w:webHidden/>
              </w:rPr>
              <w:t>4</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698" w:history="1">
            <w:r w:rsidR="00E56955" w:rsidRPr="00C14905">
              <w:rPr>
                <w:rStyle w:val="Hyperlink"/>
                <w:noProof/>
              </w:rPr>
              <w:t>1.2</w:t>
            </w:r>
            <w:r w:rsidR="00E56955">
              <w:rPr>
                <w:rFonts w:eastAsiaTheme="minorEastAsia" w:cstheme="minorBidi"/>
                <w:noProof/>
                <w:szCs w:val="22"/>
                <w:lang w:bidi="ar-SA"/>
              </w:rPr>
              <w:tab/>
            </w:r>
            <w:r w:rsidR="00E56955" w:rsidRPr="00C14905">
              <w:rPr>
                <w:rStyle w:val="Hyperlink"/>
                <w:noProof/>
              </w:rPr>
              <w:t>Existing system(IGEL)</w:t>
            </w:r>
            <w:r w:rsidR="00E56955">
              <w:rPr>
                <w:noProof/>
                <w:webHidden/>
              </w:rPr>
              <w:tab/>
            </w:r>
            <w:r w:rsidR="00E56955">
              <w:rPr>
                <w:noProof/>
                <w:webHidden/>
              </w:rPr>
              <w:fldChar w:fldCharType="begin"/>
            </w:r>
            <w:r w:rsidR="00E56955">
              <w:rPr>
                <w:noProof/>
                <w:webHidden/>
              </w:rPr>
              <w:instrText xml:space="preserve"> PAGEREF _Toc38287698 \h </w:instrText>
            </w:r>
            <w:r w:rsidR="00E56955">
              <w:rPr>
                <w:noProof/>
                <w:webHidden/>
              </w:rPr>
            </w:r>
            <w:r w:rsidR="00E56955">
              <w:rPr>
                <w:noProof/>
                <w:webHidden/>
              </w:rPr>
              <w:fldChar w:fldCharType="separate"/>
            </w:r>
            <w:r w:rsidR="00E56955">
              <w:rPr>
                <w:noProof/>
                <w:webHidden/>
              </w:rPr>
              <w:t>5</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699" w:history="1">
            <w:r w:rsidR="00E56955" w:rsidRPr="00C14905">
              <w:rPr>
                <w:rStyle w:val="Hyperlink"/>
                <w:noProof/>
              </w:rPr>
              <w:t>2</w:t>
            </w:r>
            <w:r w:rsidR="00E56955">
              <w:rPr>
                <w:rFonts w:eastAsiaTheme="minorEastAsia" w:cstheme="minorBidi"/>
                <w:noProof/>
                <w:szCs w:val="22"/>
                <w:lang w:bidi="ar-SA"/>
              </w:rPr>
              <w:tab/>
            </w:r>
            <w:r w:rsidR="00E56955" w:rsidRPr="00C14905">
              <w:rPr>
                <w:rStyle w:val="Hyperlink"/>
                <w:noProof/>
              </w:rPr>
              <w:t>Technologies</w:t>
            </w:r>
            <w:r w:rsidR="00E56955">
              <w:rPr>
                <w:noProof/>
                <w:webHidden/>
              </w:rPr>
              <w:tab/>
            </w:r>
            <w:r w:rsidR="00E56955">
              <w:rPr>
                <w:noProof/>
                <w:webHidden/>
              </w:rPr>
              <w:fldChar w:fldCharType="begin"/>
            </w:r>
            <w:r w:rsidR="00E56955">
              <w:rPr>
                <w:noProof/>
                <w:webHidden/>
              </w:rPr>
              <w:instrText xml:space="preserve"> PAGEREF _Toc38287699 \h </w:instrText>
            </w:r>
            <w:r w:rsidR="00E56955">
              <w:rPr>
                <w:noProof/>
                <w:webHidden/>
              </w:rPr>
            </w:r>
            <w:r w:rsidR="00E56955">
              <w:rPr>
                <w:noProof/>
                <w:webHidden/>
              </w:rPr>
              <w:fldChar w:fldCharType="separate"/>
            </w:r>
            <w:r w:rsidR="00E56955">
              <w:rPr>
                <w:noProof/>
                <w:webHidden/>
              </w:rPr>
              <w:t>6</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00" w:history="1">
            <w:r w:rsidR="00E56955" w:rsidRPr="00C14905">
              <w:rPr>
                <w:rStyle w:val="Hyperlink"/>
                <w:noProof/>
              </w:rPr>
              <w:t>3</w:t>
            </w:r>
            <w:r w:rsidR="00E56955">
              <w:rPr>
                <w:rFonts w:eastAsiaTheme="minorEastAsia" w:cstheme="minorBidi"/>
                <w:noProof/>
                <w:szCs w:val="22"/>
                <w:lang w:bidi="ar-SA"/>
              </w:rPr>
              <w:tab/>
            </w:r>
            <w:r w:rsidR="00E56955" w:rsidRPr="00C14905">
              <w:rPr>
                <w:rStyle w:val="Hyperlink"/>
                <w:noProof/>
              </w:rPr>
              <w:t>Third party tools</w:t>
            </w:r>
            <w:r w:rsidR="00E56955">
              <w:rPr>
                <w:noProof/>
                <w:webHidden/>
              </w:rPr>
              <w:tab/>
            </w:r>
            <w:r w:rsidR="00E56955">
              <w:rPr>
                <w:noProof/>
                <w:webHidden/>
              </w:rPr>
              <w:fldChar w:fldCharType="begin"/>
            </w:r>
            <w:r w:rsidR="00E56955">
              <w:rPr>
                <w:noProof/>
                <w:webHidden/>
              </w:rPr>
              <w:instrText xml:space="preserve"> PAGEREF _Toc38287700 \h </w:instrText>
            </w:r>
            <w:r w:rsidR="00E56955">
              <w:rPr>
                <w:noProof/>
                <w:webHidden/>
              </w:rPr>
            </w:r>
            <w:r w:rsidR="00E56955">
              <w:rPr>
                <w:noProof/>
                <w:webHidden/>
              </w:rPr>
              <w:fldChar w:fldCharType="separate"/>
            </w:r>
            <w:r w:rsidR="00E56955">
              <w:rPr>
                <w:noProof/>
                <w:webHidden/>
              </w:rPr>
              <w:t>6</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01" w:history="1">
            <w:r w:rsidR="00E56955" w:rsidRPr="00C14905">
              <w:rPr>
                <w:rStyle w:val="Hyperlink"/>
                <w:noProof/>
              </w:rPr>
              <w:t>4</w:t>
            </w:r>
            <w:r w:rsidR="00E56955">
              <w:rPr>
                <w:rFonts w:eastAsiaTheme="minorEastAsia" w:cstheme="minorBidi"/>
                <w:noProof/>
                <w:szCs w:val="22"/>
                <w:lang w:bidi="ar-SA"/>
              </w:rPr>
              <w:tab/>
            </w:r>
            <w:r w:rsidR="00E56955" w:rsidRPr="00C14905">
              <w:rPr>
                <w:rStyle w:val="Hyperlink"/>
                <w:noProof/>
              </w:rPr>
              <w:t>IDE tools</w:t>
            </w:r>
            <w:r w:rsidR="00E56955">
              <w:rPr>
                <w:noProof/>
                <w:webHidden/>
              </w:rPr>
              <w:tab/>
            </w:r>
            <w:r w:rsidR="00E56955">
              <w:rPr>
                <w:noProof/>
                <w:webHidden/>
              </w:rPr>
              <w:fldChar w:fldCharType="begin"/>
            </w:r>
            <w:r w:rsidR="00E56955">
              <w:rPr>
                <w:noProof/>
                <w:webHidden/>
              </w:rPr>
              <w:instrText xml:space="preserve"> PAGEREF _Toc38287701 \h </w:instrText>
            </w:r>
            <w:r w:rsidR="00E56955">
              <w:rPr>
                <w:noProof/>
                <w:webHidden/>
              </w:rPr>
            </w:r>
            <w:r w:rsidR="00E56955">
              <w:rPr>
                <w:noProof/>
                <w:webHidden/>
              </w:rPr>
              <w:fldChar w:fldCharType="separate"/>
            </w:r>
            <w:r w:rsidR="00E56955">
              <w:rPr>
                <w:noProof/>
                <w:webHidden/>
              </w:rPr>
              <w:t>6</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02" w:history="1">
            <w:r w:rsidR="00E56955" w:rsidRPr="00C14905">
              <w:rPr>
                <w:rStyle w:val="Hyperlink"/>
                <w:noProof/>
              </w:rPr>
              <w:t>5</w:t>
            </w:r>
            <w:r w:rsidR="00E56955">
              <w:rPr>
                <w:rFonts w:eastAsiaTheme="minorEastAsia" w:cstheme="minorBidi"/>
                <w:noProof/>
                <w:szCs w:val="22"/>
                <w:lang w:bidi="ar-SA"/>
              </w:rPr>
              <w:tab/>
            </w:r>
            <w:r w:rsidR="00E56955" w:rsidRPr="00C14905">
              <w:rPr>
                <w:rStyle w:val="Hyperlink"/>
                <w:noProof/>
              </w:rPr>
              <w:t>Software requirements</w:t>
            </w:r>
            <w:r w:rsidR="00E56955">
              <w:rPr>
                <w:noProof/>
                <w:webHidden/>
              </w:rPr>
              <w:tab/>
            </w:r>
            <w:r w:rsidR="00E56955">
              <w:rPr>
                <w:noProof/>
                <w:webHidden/>
              </w:rPr>
              <w:fldChar w:fldCharType="begin"/>
            </w:r>
            <w:r w:rsidR="00E56955">
              <w:rPr>
                <w:noProof/>
                <w:webHidden/>
              </w:rPr>
              <w:instrText xml:space="preserve"> PAGEREF _Toc38287702 \h </w:instrText>
            </w:r>
            <w:r w:rsidR="00E56955">
              <w:rPr>
                <w:noProof/>
                <w:webHidden/>
              </w:rPr>
            </w:r>
            <w:r w:rsidR="00E56955">
              <w:rPr>
                <w:noProof/>
                <w:webHidden/>
              </w:rPr>
              <w:fldChar w:fldCharType="separate"/>
            </w:r>
            <w:r w:rsidR="00E56955">
              <w:rPr>
                <w:noProof/>
                <w:webHidden/>
              </w:rPr>
              <w:t>6</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03" w:history="1">
            <w:r w:rsidR="00E56955" w:rsidRPr="00C14905">
              <w:rPr>
                <w:rStyle w:val="Hyperlink"/>
                <w:noProof/>
              </w:rPr>
              <w:t>6</w:t>
            </w:r>
            <w:r w:rsidR="00E56955">
              <w:rPr>
                <w:rFonts w:eastAsiaTheme="minorEastAsia" w:cstheme="minorBidi"/>
                <w:noProof/>
                <w:szCs w:val="22"/>
                <w:lang w:bidi="ar-SA"/>
              </w:rPr>
              <w:tab/>
            </w:r>
            <w:r w:rsidR="00E56955" w:rsidRPr="00C14905">
              <w:rPr>
                <w:rStyle w:val="Hyperlink"/>
                <w:noProof/>
              </w:rPr>
              <w:t>Hardware Requirements</w:t>
            </w:r>
            <w:r w:rsidR="00E56955">
              <w:rPr>
                <w:noProof/>
                <w:webHidden/>
              </w:rPr>
              <w:tab/>
            </w:r>
            <w:r w:rsidR="00E56955">
              <w:rPr>
                <w:noProof/>
                <w:webHidden/>
              </w:rPr>
              <w:fldChar w:fldCharType="begin"/>
            </w:r>
            <w:r w:rsidR="00E56955">
              <w:rPr>
                <w:noProof/>
                <w:webHidden/>
              </w:rPr>
              <w:instrText xml:space="preserve"> PAGEREF _Toc38287703 \h </w:instrText>
            </w:r>
            <w:r w:rsidR="00E56955">
              <w:rPr>
                <w:noProof/>
                <w:webHidden/>
              </w:rPr>
            </w:r>
            <w:r w:rsidR="00E56955">
              <w:rPr>
                <w:noProof/>
                <w:webHidden/>
              </w:rPr>
              <w:fldChar w:fldCharType="separate"/>
            </w:r>
            <w:r w:rsidR="00E56955">
              <w:rPr>
                <w:noProof/>
                <w:webHidden/>
              </w:rPr>
              <w:t>7</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04" w:history="1">
            <w:r w:rsidR="00E56955" w:rsidRPr="00C14905">
              <w:rPr>
                <w:rStyle w:val="Hyperlink"/>
                <w:noProof/>
              </w:rPr>
              <w:t>7</w:t>
            </w:r>
            <w:r w:rsidR="00E56955">
              <w:rPr>
                <w:rFonts w:eastAsiaTheme="minorEastAsia" w:cstheme="minorBidi"/>
                <w:noProof/>
                <w:szCs w:val="22"/>
                <w:lang w:bidi="ar-SA"/>
              </w:rPr>
              <w:tab/>
            </w:r>
            <w:r w:rsidR="00E56955" w:rsidRPr="00C14905">
              <w:rPr>
                <w:rStyle w:val="Hyperlink"/>
                <w:noProof/>
              </w:rPr>
              <w:t>Solution Architecture</w:t>
            </w:r>
            <w:r w:rsidR="00E56955">
              <w:rPr>
                <w:noProof/>
                <w:webHidden/>
              </w:rPr>
              <w:tab/>
            </w:r>
            <w:r w:rsidR="00E56955">
              <w:rPr>
                <w:noProof/>
                <w:webHidden/>
              </w:rPr>
              <w:fldChar w:fldCharType="begin"/>
            </w:r>
            <w:r w:rsidR="00E56955">
              <w:rPr>
                <w:noProof/>
                <w:webHidden/>
              </w:rPr>
              <w:instrText xml:space="preserve"> PAGEREF _Toc38287704 \h </w:instrText>
            </w:r>
            <w:r w:rsidR="00E56955">
              <w:rPr>
                <w:noProof/>
                <w:webHidden/>
              </w:rPr>
            </w:r>
            <w:r w:rsidR="00E56955">
              <w:rPr>
                <w:noProof/>
                <w:webHidden/>
              </w:rPr>
              <w:fldChar w:fldCharType="separate"/>
            </w:r>
            <w:r w:rsidR="00E56955">
              <w:rPr>
                <w:noProof/>
                <w:webHidden/>
              </w:rPr>
              <w:t>7</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05" w:history="1">
            <w:r w:rsidR="00E56955" w:rsidRPr="00C14905">
              <w:rPr>
                <w:rStyle w:val="Hyperlink"/>
                <w:noProof/>
              </w:rPr>
              <w:t>7.1</w:t>
            </w:r>
            <w:r w:rsidR="00E56955">
              <w:rPr>
                <w:rFonts w:eastAsiaTheme="minorEastAsia" w:cstheme="minorBidi"/>
                <w:noProof/>
                <w:szCs w:val="22"/>
                <w:lang w:bidi="ar-SA"/>
              </w:rPr>
              <w:tab/>
            </w:r>
            <w:r w:rsidR="00E56955" w:rsidRPr="00C14905">
              <w:rPr>
                <w:rStyle w:val="Hyperlink"/>
                <w:noProof/>
              </w:rPr>
              <w:t>OTTOPro Layer</w:t>
            </w:r>
            <w:r w:rsidR="00E56955">
              <w:rPr>
                <w:noProof/>
                <w:webHidden/>
              </w:rPr>
              <w:tab/>
            </w:r>
            <w:r w:rsidR="00E56955">
              <w:rPr>
                <w:noProof/>
                <w:webHidden/>
              </w:rPr>
              <w:fldChar w:fldCharType="begin"/>
            </w:r>
            <w:r w:rsidR="00E56955">
              <w:rPr>
                <w:noProof/>
                <w:webHidden/>
              </w:rPr>
              <w:instrText xml:space="preserve"> PAGEREF _Toc38287705 \h </w:instrText>
            </w:r>
            <w:r w:rsidR="00E56955">
              <w:rPr>
                <w:noProof/>
                <w:webHidden/>
              </w:rPr>
            </w:r>
            <w:r w:rsidR="00E56955">
              <w:rPr>
                <w:noProof/>
                <w:webHidden/>
              </w:rPr>
              <w:fldChar w:fldCharType="separate"/>
            </w:r>
            <w:r w:rsidR="00E56955">
              <w:rPr>
                <w:noProof/>
                <w:webHidden/>
              </w:rPr>
              <w:t>7</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06" w:history="1">
            <w:r w:rsidR="00E56955" w:rsidRPr="00C14905">
              <w:rPr>
                <w:rStyle w:val="Hyperlink"/>
                <w:noProof/>
              </w:rPr>
              <w:t>7.2</w:t>
            </w:r>
            <w:r w:rsidR="00E56955">
              <w:rPr>
                <w:rFonts w:eastAsiaTheme="minorEastAsia" w:cstheme="minorBidi"/>
                <w:noProof/>
                <w:szCs w:val="22"/>
                <w:lang w:bidi="ar-SA"/>
              </w:rPr>
              <w:tab/>
            </w:r>
            <w:r w:rsidR="00E56955" w:rsidRPr="00C14905">
              <w:rPr>
                <w:rStyle w:val="Hyperlink"/>
                <w:noProof/>
              </w:rPr>
              <w:t>BL (Business Layer)</w:t>
            </w:r>
            <w:r w:rsidR="00E56955">
              <w:rPr>
                <w:noProof/>
                <w:webHidden/>
              </w:rPr>
              <w:tab/>
            </w:r>
            <w:r w:rsidR="00E56955">
              <w:rPr>
                <w:noProof/>
                <w:webHidden/>
              </w:rPr>
              <w:fldChar w:fldCharType="begin"/>
            </w:r>
            <w:r w:rsidR="00E56955">
              <w:rPr>
                <w:noProof/>
                <w:webHidden/>
              </w:rPr>
              <w:instrText xml:space="preserve"> PAGEREF _Toc38287706 \h </w:instrText>
            </w:r>
            <w:r w:rsidR="00E56955">
              <w:rPr>
                <w:noProof/>
                <w:webHidden/>
              </w:rPr>
            </w:r>
            <w:r w:rsidR="00E56955">
              <w:rPr>
                <w:noProof/>
                <w:webHidden/>
              </w:rPr>
              <w:fldChar w:fldCharType="separate"/>
            </w:r>
            <w:r w:rsidR="00E56955">
              <w:rPr>
                <w:noProof/>
                <w:webHidden/>
              </w:rPr>
              <w:t>7</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07" w:history="1">
            <w:r w:rsidR="00E56955" w:rsidRPr="00C14905">
              <w:rPr>
                <w:rStyle w:val="Hyperlink"/>
                <w:noProof/>
              </w:rPr>
              <w:t>7.3</w:t>
            </w:r>
            <w:r w:rsidR="00E56955">
              <w:rPr>
                <w:rFonts w:eastAsiaTheme="minorEastAsia" w:cstheme="minorBidi"/>
                <w:noProof/>
                <w:szCs w:val="22"/>
                <w:lang w:bidi="ar-SA"/>
              </w:rPr>
              <w:tab/>
            </w:r>
            <w:r w:rsidR="00E56955" w:rsidRPr="00C14905">
              <w:rPr>
                <w:rStyle w:val="Hyperlink"/>
                <w:noProof/>
              </w:rPr>
              <w:t>EL (Entity Layer)</w:t>
            </w:r>
            <w:r w:rsidR="00E56955">
              <w:rPr>
                <w:noProof/>
                <w:webHidden/>
              </w:rPr>
              <w:tab/>
            </w:r>
            <w:r w:rsidR="00E56955">
              <w:rPr>
                <w:noProof/>
                <w:webHidden/>
              </w:rPr>
              <w:fldChar w:fldCharType="begin"/>
            </w:r>
            <w:r w:rsidR="00E56955">
              <w:rPr>
                <w:noProof/>
                <w:webHidden/>
              </w:rPr>
              <w:instrText xml:space="preserve"> PAGEREF _Toc38287707 \h </w:instrText>
            </w:r>
            <w:r w:rsidR="00E56955">
              <w:rPr>
                <w:noProof/>
                <w:webHidden/>
              </w:rPr>
            </w:r>
            <w:r w:rsidR="00E56955">
              <w:rPr>
                <w:noProof/>
                <w:webHidden/>
              </w:rPr>
              <w:fldChar w:fldCharType="separate"/>
            </w:r>
            <w:r w:rsidR="00E56955">
              <w:rPr>
                <w:noProof/>
                <w:webHidden/>
              </w:rPr>
              <w:t>8</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08" w:history="1">
            <w:r w:rsidR="00E56955" w:rsidRPr="00C14905">
              <w:rPr>
                <w:rStyle w:val="Hyperlink"/>
                <w:noProof/>
              </w:rPr>
              <w:t>7.4</w:t>
            </w:r>
            <w:r w:rsidR="00E56955">
              <w:rPr>
                <w:rFonts w:eastAsiaTheme="minorEastAsia" w:cstheme="minorBidi"/>
                <w:noProof/>
                <w:szCs w:val="22"/>
                <w:lang w:bidi="ar-SA"/>
              </w:rPr>
              <w:tab/>
            </w:r>
            <w:r w:rsidR="00E56955" w:rsidRPr="00C14905">
              <w:rPr>
                <w:rStyle w:val="Hyperlink"/>
                <w:noProof/>
              </w:rPr>
              <w:t>DAL (Data Access /Layer)</w:t>
            </w:r>
            <w:r w:rsidR="00E56955">
              <w:rPr>
                <w:noProof/>
                <w:webHidden/>
              </w:rPr>
              <w:tab/>
            </w:r>
            <w:r w:rsidR="00E56955">
              <w:rPr>
                <w:noProof/>
                <w:webHidden/>
              </w:rPr>
              <w:fldChar w:fldCharType="begin"/>
            </w:r>
            <w:r w:rsidR="00E56955">
              <w:rPr>
                <w:noProof/>
                <w:webHidden/>
              </w:rPr>
              <w:instrText xml:space="preserve"> PAGEREF _Toc38287708 \h </w:instrText>
            </w:r>
            <w:r w:rsidR="00E56955">
              <w:rPr>
                <w:noProof/>
                <w:webHidden/>
              </w:rPr>
            </w:r>
            <w:r w:rsidR="00E56955">
              <w:rPr>
                <w:noProof/>
                <w:webHidden/>
              </w:rPr>
              <w:fldChar w:fldCharType="separate"/>
            </w:r>
            <w:r w:rsidR="00E56955">
              <w:rPr>
                <w:noProof/>
                <w:webHidden/>
              </w:rPr>
              <w:t>8</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09" w:history="1">
            <w:r w:rsidR="00E56955" w:rsidRPr="00C14905">
              <w:rPr>
                <w:rStyle w:val="Hyperlink"/>
                <w:noProof/>
              </w:rPr>
              <w:t>7.4.1</w:t>
            </w:r>
            <w:r w:rsidR="00E56955">
              <w:rPr>
                <w:rFonts w:eastAsiaTheme="minorEastAsia" w:cstheme="minorBidi"/>
                <w:noProof/>
                <w:szCs w:val="22"/>
                <w:lang w:bidi="ar-SA"/>
              </w:rPr>
              <w:tab/>
            </w:r>
            <w:r w:rsidR="00E56955" w:rsidRPr="00C14905">
              <w:rPr>
                <w:rStyle w:val="Hyperlink"/>
                <w:noProof/>
              </w:rPr>
              <w:t>SQL Conn Class:</w:t>
            </w:r>
            <w:r w:rsidR="00E56955">
              <w:rPr>
                <w:noProof/>
                <w:webHidden/>
              </w:rPr>
              <w:tab/>
            </w:r>
            <w:r w:rsidR="00E56955">
              <w:rPr>
                <w:noProof/>
                <w:webHidden/>
              </w:rPr>
              <w:fldChar w:fldCharType="begin"/>
            </w:r>
            <w:r w:rsidR="00E56955">
              <w:rPr>
                <w:noProof/>
                <w:webHidden/>
              </w:rPr>
              <w:instrText xml:space="preserve"> PAGEREF _Toc38287709 \h </w:instrText>
            </w:r>
            <w:r w:rsidR="00E56955">
              <w:rPr>
                <w:noProof/>
                <w:webHidden/>
              </w:rPr>
            </w:r>
            <w:r w:rsidR="00E56955">
              <w:rPr>
                <w:noProof/>
                <w:webHidden/>
              </w:rPr>
              <w:fldChar w:fldCharType="separate"/>
            </w:r>
            <w:r w:rsidR="00E56955">
              <w:rPr>
                <w:noProof/>
                <w:webHidden/>
              </w:rPr>
              <w:t>8</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10" w:history="1">
            <w:r w:rsidR="00E56955" w:rsidRPr="00C14905">
              <w:rPr>
                <w:rStyle w:val="Hyperlink"/>
                <w:noProof/>
              </w:rPr>
              <w:t>7.5</w:t>
            </w:r>
            <w:r w:rsidR="00E56955">
              <w:rPr>
                <w:rFonts w:eastAsiaTheme="minorEastAsia" w:cstheme="minorBidi"/>
                <w:noProof/>
                <w:szCs w:val="22"/>
                <w:lang w:bidi="ar-SA"/>
              </w:rPr>
              <w:tab/>
            </w:r>
            <w:r w:rsidR="00E56955" w:rsidRPr="00C14905">
              <w:rPr>
                <w:rStyle w:val="Hyperlink"/>
                <w:noProof/>
              </w:rPr>
              <w:t>GKSRVUtility Project</w:t>
            </w:r>
            <w:r w:rsidR="00E56955">
              <w:rPr>
                <w:noProof/>
                <w:webHidden/>
              </w:rPr>
              <w:tab/>
            </w:r>
            <w:r w:rsidR="00E56955">
              <w:rPr>
                <w:noProof/>
                <w:webHidden/>
              </w:rPr>
              <w:fldChar w:fldCharType="begin"/>
            </w:r>
            <w:r w:rsidR="00E56955">
              <w:rPr>
                <w:noProof/>
                <w:webHidden/>
              </w:rPr>
              <w:instrText xml:space="preserve"> PAGEREF _Toc38287710 \h </w:instrText>
            </w:r>
            <w:r w:rsidR="00E56955">
              <w:rPr>
                <w:noProof/>
                <w:webHidden/>
              </w:rPr>
            </w:r>
            <w:r w:rsidR="00E56955">
              <w:rPr>
                <w:noProof/>
                <w:webHidden/>
              </w:rPr>
              <w:fldChar w:fldCharType="separate"/>
            </w:r>
            <w:r w:rsidR="00E56955">
              <w:rPr>
                <w:noProof/>
                <w:webHidden/>
              </w:rPr>
              <w:t>9</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11" w:history="1">
            <w:r w:rsidR="00E56955" w:rsidRPr="00C14905">
              <w:rPr>
                <w:rStyle w:val="Hyperlink"/>
                <w:noProof/>
              </w:rPr>
              <w:t>8</w:t>
            </w:r>
            <w:r w:rsidR="00E56955">
              <w:rPr>
                <w:rFonts w:eastAsiaTheme="minorEastAsia" w:cstheme="minorBidi"/>
                <w:noProof/>
                <w:szCs w:val="22"/>
                <w:lang w:bidi="ar-SA"/>
              </w:rPr>
              <w:tab/>
            </w:r>
            <w:r w:rsidR="00E56955" w:rsidRPr="00C14905">
              <w:rPr>
                <w:rStyle w:val="Hyperlink"/>
                <w:noProof/>
              </w:rPr>
              <w:t>Validations and Messages</w:t>
            </w:r>
            <w:r w:rsidR="00E56955">
              <w:rPr>
                <w:noProof/>
                <w:webHidden/>
              </w:rPr>
              <w:tab/>
            </w:r>
            <w:r w:rsidR="00E56955">
              <w:rPr>
                <w:noProof/>
                <w:webHidden/>
              </w:rPr>
              <w:fldChar w:fldCharType="begin"/>
            </w:r>
            <w:r w:rsidR="00E56955">
              <w:rPr>
                <w:noProof/>
                <w:webHidden/>
              </w:rPr>
              <w:instrText xml:space="preserve"> PAGEREF _Toc38287711 \h </w:instrText>
            </w:r>
            <w:r w:rsidR="00E56955">
              <w:rPr>
                <w:noProof/>
                <w:webHidden/>
              </w:rPr>
            </w:r>
            <w:r w:rsidR="00E56955">
              <w:rPr>
                <w:noProof/>
                <w:webHidden/>
              </w:rPr>
              <w:fldChar w:fldCharType="separate"/>
            </w:r>
            <w:r w:rsidR="00E56955">
              <w:rPr>
                <w:noProof/>
                <w:webHidden/>
              </w:rPr>
              <w:t>9</w:t>
            </w:r>
            <w:r w:rsidR="00E56955">
              <w:rPr>
                <w:noProof/>
                <w:webHidden/>
              </w:rPr>
              <w:fldChar w:fldCharType="end"/>
            </w:r>
          </w:hyperlink>
        </w:p>
        <w:p w:rsidR="00E56955" w:rsidRDefault="005F704E">
          <w:pPr>
            <w:pStyle w:val="TOC1"/>
            <w:tabs>
              <w:tab w:val="left" w:pos="440"/>
              <w:tab w:val="right" w:leader="dot" w:pos="9350"/>
            </w:tabs>
            <w:rPr>
              <w:rFonts w:eastAsiaTheme="minorEastAsia" w:cstheme="minorBidi"/>
              <w:noProof/>
              <w:szCs w:val="22"/>
              <w:lang w:bidi="ar-SA"/>
            </w:rPr>
          </w:pPr>
          <w:hyperlink w:anchor="_Toc38287712" w:history="1">
            <w:r w:rsidR="00E56955" w:rsidRPr="00C14905">
              <w:rPr>
                <w:rStyle w:val="Hyperlink"/>
                <w:noProof/>
              </w:rPr>
              <w:t>9</w:t>
            </w:r>
            <w:r w:rsidR="00E56955">
              <w:rPr>
                <w:rFonts w:eastAsiaTheme="minorEastAsia" w:cstheme="minorBidi"/>
                <w:noProof/>
                <w:szCs w:val="22"/>
                <w:lang w:bidi="ar-SA"/>
              </w:rPr>
              <w:tab/>
            </w:r>
            <w:r w:rsidR="00E56955" w:rsidRPr="00C14905">
              <w:rPr>
                <w:rStyle w:val="Hyperlink"/>
                <w:noProof/>
              </w:rPr>
              <w:t>Internationalization, Localization and Translations</w:t>
            </w:r>
            <w:r w:rsidR="00E56955">
              <w:rPr>
                <w:noProof/>
                <w:webHidden/>
              </w:rPr>
              <w:tab/>
            </w:r>
            <w:r w:rsidR="00E56955">
              <w:rPr>
                <w:noProof/>
                <w:webHidden/>
              </w:rPr>
              <w:fldChar w:fldCharType="begin"/>
            </w:r>
            <w:r w:rsidR="00E56955">
              <w:rPr>
                <w:noProof/>
                <w:webHidden/>
              </w:rPr>
              <w:instrText xml:space="preserve"> PAGEREF _Toc38287712 \h </w:instrText>
            </w:r>
            <w:r w:rsidR="00E56955">
              <w:rPr>
                <w:noProof/>
                <w:webHidden/>
              </w:rPr>
            </w:r>
            <w:r w:rsidR="00E56955">
              <w:rPr>
                <w:noProof/>
                <w:webHidden/>
              </w:rPr>
              <w:fldChar w:fldCharType="separate"/>
            </w:r>
            <w:r w:rsidR="00E56955">
              <w:rPr>
                <w:noProof/>
                <w:webHidden/>
              </w:rPr>
              <w:t>9</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13" w:history="1">
            <w:r w:rsidR="00E56955" w:rsidRPr="00C14905">
              <w:rPr>
                <w:rStyle w:val="Hyperlink"/>
                <w:noProof/>
              </w:rPr>
              <w:t>10</w:t>
            </w:r>
            <w:r w:rsidR="00E56955">
              <w:rPr>
                <w:rFonts w:eastAsiaTheme="minorEastAsia" w:cstheme="minorBidi"/>
                <w:noProof/>
                <w:szCs w:val="22"/>
                <w:lang w:bidi="ar-SA"/>
              </w:rPr>
              <w:tab/>
            </w:r>
            <w:r w:rsidR="00E56955" w:rsidRPr="00C14905">
              <w:rPr>
                <w:rStyle w:val="Hyperlink"/>
                <w:noProof/>
              </w:rPr>
              <w:t>Database Design and Implementations</w:t>
            </w:r>
            <w:r w:rsidR="00E56955">
              <w:rPr>
                <w:noProof/>
                <w:webHidden/>
              </w:rPr>
              <w:tab/>
            </w:r>
            <w:r w:rsidR="00E56955">
              <w:rPr>
                <w:noProof/>
                <w:webHidden/>
              </w:rPr>
              <w:fldChar w:fldCharType="begin"/>
            </w:r>
            <w:r w:rsidR="00E56955">
              <w:rPr>
                <w:noProof/>
                <w:webHidden/>
              </w:rPr>
              <w:instrText xml:space="preserve"> PAGEREF _Toc38287713 \h </w:instrText>
            </w:r>
            <w:r w:rsidR="00E56955">
              <w:rPr>
                <w:noProof/>
                <w:webHidden/>
              </w:rPr>
            </w:r>
            <w:r w:rsidR="00E56955">
              <w:rPr>
                <w:noProof/>
                <w:webHidden/>
              </w:rPr>
              <w:fldChar w:fldCharType="separate"/>
            </w:r>
            <w:r w:rsidR="00E56955">
              <w:rPr>
                <w:noProof/>
                <w:webHidden/>
              </w:rPr>
              <w:t>10</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14" w:history="1">
            <w:r w:rsidR="00E56955" w:rsidRPr="00C14905">
              <w:rPr>
                <w:rStyle w:val="Hyperlink"/>
                <w:noProof/>
              </w:rPr>
              <w:t>11</w:t>
            </w:r>
            <w:r w:rsidR="00E56955">
              <w:rPr>
                <w:rFonts w:eastAsiaTheme="minorEastAsia" w:cstheme="minorBidi"/>
                <w:noProof/>
                <w:szCs w:val="22"/>
                <w:lang w:bidi="ar-SA"/>
              </w:rPr>
              <w:tab/>
            </w:r>
            <w:r w:rsidR="00E56955" w:rsidRPr="00C14905">
              <w:rPr>
                <w:rStyle w:val="Hyperlink"/>
                <w:noProof/>
              </w:rPr>
              <w:t>Security and Privacy Considerations</w:t>
            </w:r>
            <w:r w:rsidR="00E56955">
              <w:rPr>
                <w:noProof/>
                <w:webHidden/>
              </w:rPr>
              <w:tab/>
            </w:r>
            <w:r w:rsidR="00E56955">
              <w:rPr>
                <w:noProof/>
                <w:webHidden/>
              </w:rPr>
              <w:fldChar w:fldCharType="begin"/>
            </w:r>
            <w:r w:rsidR="00E56955">
              <w:rPr>
                <w:noProof/>
                <w:webHidden/>
              </w:rPr>
              <w:instrText xml:space="preserve"> PAGEREF _Toc38287714 \h </w:instrText>
            </w:r>
            <w:r w:rsidR="00E56955">
              <w:rPr>
                <w:noProof/>
                <w:webHidden/>
              </w:rPr>
            </w:r>
            <w:r w:rsidR="00E56955">
              <w:rPr>
                <w:noProof/>
                <w:webHidden/>
              </w:rPr>
              <w:fldChar w:fldCharType="separate"/>
            </w:r>
            <w:r w:rsidR="00E56955">
              <w:rPr>
                <w:noProof/>
                <w:webHidden/>
              </w:rPr>
              <w:t>10</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15" w:history="1">
            <w:r w:rsidR="00E56955" w:rsidRPr="00C14905">
              <w:rPr>
                <w:rStyle w:val="Hyperlink"/>
                <w:noProof/>
              </w:rPr>
              <w:t>12</w:t>
            </w:r>
            <w:r w:rsidR="00E56955">
              <w:rPr>
                <w:rFonts w:eastAsiaTheme="minorEastAsia" w:cstheme="minorBidi"/>
                <w:noProof/>
                <w:szCs w:val="22"/>
                <w:lang w:bidi="ar-SA"/>
              </w:rPr>
              <w:tab/>
            </w:r>
            <w:r w:rsidR="00E56955" w:rsidRPr="00C14905">
              <w:rPr>
                <w:rStyle w:val="Hyperlink"/>
                <w:noProof/>
              </w:rPr>
              <w:t>Third Party Considerations</w:t>
            </w:r>
            <w:r w:rsidR="00E56955">
              <w:rPr>
                <w:noProof/>
                <w:webHidden/>
              </w:rPr>
              <w:tab/>
            </w:r>
            <w:r w:rsidR="00E56955">
              <w:rPr>
                <w:noProof/>
                <w:webHidden/>
              </w:rPr>
              <w:fldChar w:fldCharType="begin"/>
            </w:r>
            <w:r w:rsidR="00E56955">
              <w:rPr>
                <w:noProof/>
                <w:webHidden/>
              </w:rPr>
              <w:instrText xml:space="preserve"> PAGEREF _Toc38287715 \h </w:instrText>
            </w:r>
            <w:r w:rsidR="00E56955">
              <w:rPr>
                <w:noProof/>
                <w:webHidden/>
              </w:rPr>
            </w:r>
            <w:r w:rsidR="00E56955">
              <w:rPr>
                <w:noProof/>
                <w:webHidden/>
              </w:rPr>
              <w:fldChar w:fldCharType="separate"/>
            </w:r>
            <w:r w:rsidR="00E56955">
              <w:rPr>
                <w:noProof/>
                <w:webHidden/>
              </w:rPr>
              <w:t>11</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16" w:history="1">
            <w:r w:rsidR="00E56955" w:rsidRPr="00C14905">
              <w:rPr>
                <w:rStyle w:val="Hyperlink"/>
                <w:noProof/>
              </w:rPr>
              <w:t>12.1</w:t>
            </w:r>
            <w:r w:rsidR="00E56955">
              <w:rPr>
                <w:rFonts w:eastAsiaTheme="minorEastAsia" w:cstheme="minorBidi"/>
                <w:noProof/>
                <w:szCs w:val="22"/>
                <w:lang w:bidi="ar-SA"/>
              </w:rPr>
              <w:tab/>
            </w:r>
            <w:r w:rsidR="00E56955" w:rsidRPr="00C14905">
              <w:rPr>
                <w:rStyle w:val="Hyperlink"/>
                <w:noProof/>
              </w:rPr>
              <w:t>DevExpress windows Forms controls</w:t>
            </w:r>
            <w:r w:rsidR="00E56955">
              <w:rPr>
                <w:noProof/>
                <w:webHidden/>
              </w:rPr>
              <w:tab/>
            </w:r>
            <w:r w:rsidR="00E56955">
              <w:rPr>
                <w:noProof/>
                <w:webHidden/>
              </w:rPr>
              <w:fldChar w:fldCharType="begin"/>
            </w:r>
            <w:r w:rsidR="00E56955">
              <w:rPr>
                <w:noProof/>
                <w:webHidden/>
              </w:rPr>
              <w:instrText xml:space="preserve"> PAGEREF _Toc38287716 \h </w:instrText>
            </w:r>
            <w:r w:rsidR="00E56955">
              <w:rPr>
                <w:noProof/>
                <w:webHidden/>
              </w:rPr>
            </w:r>
            <w:r w:rsidR="00E56955">
              <w:rPr>
                <w:noProof/>
                <w:webHidden/>
              </w:rPr>
              <w:fldChar w:fldCharType="separate"/>
            </w:r>
            <w:r w:rsidR="00E56955">
              <w:rPr>
                <w:noProof/>
                <w:webHidden/>
              </w:rPr>
              <w:t>11</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17" w:history="1">
            <w:r w:rsidR="00E56955" w:rsidRPr="00C14905">
              <w:rPr>
                <w:rStyle w:val="Hyperlink"/>
                <w:noProof/>
              </w:rPr>
              <w:t>12.1.1</w:t>
            </w:r>
            <w:r w:rsidR="00E56955">
              <w:rPr>
                <w:rFonts w:eastAsiaTheme="minorEastAsia" w:cstheme="minorBidi"/>
                <w:noProof/>
                <w:szCs w:val="22"/>
                <w:lang w:bidi="ar-SA"/>
              </w:rPr>
              <w:tab/>
            </w:r>
            <w:r w:rsidR="00E56955" w:rsidRPr="00C14905">
              <w:rPr>
                <w:rStyle w:val="Hyperlink"/>
                <w:noProof/>
              </w:rPr>
              <w:t>Layout control</w:t>
            </w:r>
            <w:r w:rsidR="00E56955">
              <w:rPr>
                <w:noProof/>
                <w:webHidden/>
              </w:rPr>
              <w:tab/>
            </w:r>
            <w:r w:rsidR="00E56955">
              <w:rPr>
                <w:noProof/>
                <w:webHidden/>
              </w:rPr>
              <w:fldChar w:fldCharType="begin"/>
            </w:r>
            <w:r w:rsidR="00E56955">
              <w:rPr>
                <w:noProof/>
                <w:webHidden/>
              </w:rPr>
              <w:instrText xml:space="preserve"> PAGEREF _Toc38287717 \h </w:instrText>
            </w:r>
            <w:r w:rsidR="00E56955">
              <w:rPr>
                <w:noProof/>
                <w:webHidden/>
              </w:rPr>
            </w:r>
            <w:r w:rsidR="00E56955">
              <w:rPr>
                <w:noProof/>
                <w:webHidden/>
              </w:rPr>
              <w:fldChar w:fldCharType="separate"/>
            </w:r>
            <w:r w:rsidR="00E56955">
              <w:rPr>
                <w:noProof/>
                <w:webHidden/>
              </w:rPr>
              <w:t>11</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18" w:history="1">
            <w:r w:rsidR="00E56955" w:rsidRPr="00C14905">
              <w:rPr>
                <w:rStyle w:val="Hyperlink"/>
                <w:noProof/>
              </w:rPr>
              <w:t>12.1.2</w:t>
            </w:r>
            <w:r w:rsidR="00E56955">
              <w:rPr>
                <w:rFonts w:eastAsiaTheme="minorEastAsia" w:cstheme="minorBidi"/>
                <w:noProof/>
                <w:szCs w:val="22"/>
                <w:lang w:bidi="ar-SA"/>
              </w:rPr>
              <w:tab/>
            </w:r>
            <w:r w:rsidR="00E56955" w:rsidRPr="00C14905">
              <w:rPr>
                <w:rStyle w:val="Hyperlink"/>
                <w:noProof/>
              </w:rPr>
              <w:t>Grid Control</w:t>
            </w:r>
            <w:r w:rsidR="00E56955">
              <w:rPr>
                <w:noProof/>
                <w:webHidden/>
              </w:rPr>
              <w:tab/>
            </w:r>
            <w:r w:rsidR="00E56955">
              <w:rPr>
                <w:noProof/>
                <w:webHidden/>
              </w:rPr>
              <w:fldChar w:fldCharType="begin"/>
            </w:r>
            <w:r w:rsidR="00E56955">
              <w:rPr>
                <w:noProof/>
                <w:webHidden/>
              </w:rPr>
              <w:instrText xml:space="preserve"> PAGEREF _Toc38287718 \h </w:instrText>
            </w:r>
            <w:r w:rsidR="00E56955">
              <w:rPr>
                <w:noProof/>
                <w:webHidden/>
              </w:rPr>
            </w:r>
            <w:r w:rsidR="00E56955">
              <w:rPr>
                <w:noProof/>
                <w:webHidden/>
              </w:rPr>
              <w:fldChar w:fldCharType="separate"/>
            </w:r>
            <w:r w:rsidR="00E56955">
              <w:rPr>
                <w:noProof/>
                <w:webHidden/>
              </w:rPr>
              <w:t>12</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19" w:history="1">
            <w:r w:rsidR="00E56955" w:rsidRPr="00C14905">
              <w:rPr>
                <w:rStyle w:val="Hyperlink"/>
                <w:noProof/>
              </w:rPr>
              <w:t>12.1.3</w:t>
            </w:r>
            <w:r w:rsidR="00E56955">
              <w:rPr>
                <w:rFonts w:eastAsiaTheme="minorEastAsia" w:cstheme="minorBidi"/>
                <w:noProof/>
                <w:szCs w:val="22"/>
                <w:lang w:bidi="ar-SA"/>
              </w:rPr>
              <w:tab/>
            </w:r>
            <w:r w:rsidR="00E56955" w:rsidRPr="00C14905">
              <w:rPr>
                <w:rStyle w:val="Hyperlink"/>
                <w:noProof/>
              </w:rPr>
              <w:t>Tree list:</w:t>
            </w:r>
            <w:r w:rsidR="00E56955">
              <w:rPr>
                <w:noProof/>
                <w:webHidden/>
              </w:rPr>
              <w:tab/>
            </w:r>
            <w:r w:rsidR="00E56955">
              <w:rPr>
                <w:noProof/>
                <w:webHidden/>
              </w:rPr>
              <w:fldChar w:fldCharType="begin"/>
            </w:r>
            <w:r w:rsidR="00E56955">
              <w:rPr>
                <w:noProof/>
                <w:webHidden/>
              </w:rPr>
              <w:instrText xml:space="preserve"> PAGEREF _Toc38287719 \h </w:instrText>
            </w:r>
            <w:r w:rsidR="00E56955">
              <w:rPr>
                <w:noProof/>
                <w:webHidden/>
              </w:rPr>
            </w:r>
            <w:r w:rsidR="00E56955">
              <w:rPr>
                <w:noProof/>
                <w:webHidden/>
              </w:rPr>
              <w:fldChar w:fldCharType="separate"/>
            </w:r>
            <w:r w:rsidR="00E56955">
              <w:rPr>
                <w:noProof/>
                <w:webHidden/>
              </w:rPr>
              <w:t>16</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20" w:history="1">
            <w:r w:rsidR="00E56955" w:rsidRPr="00C14905">
              <w:rPr>
                <w:rStyle w:val="Hyperlink"/>
                <w:noProof/>
              </w:rPr>
              <w:t>12.1.4</w:t>
            </w:r>
            <w:r w:rsidR="00E56955">
              <w:rPr>
                <w:rFonts w:eastAsiaTheme="minorEastAsia" w:cstheme="minorBidi"/>
                <w:noProof/>
                <w:szCs w:val="22"/>
                <w:lang w:bidi="ar-SA"/>
              </w:rPr>
              <w:tab/>
            </w:r>
            <w:r w:rsidR="00E56955" w:rsidRPr="00C14905">
              <w:rPr>
                <w:rStyle w:val="Hyperlink"/>
                <w:noProof/>
              </w:rPr>
              <w:t>Lookup Edit</w:t>
            </w:r>
            <w:r w:rsidR="00E56955">
              <w:rPr>
                <w:noProof/>
                <w:webHidden/>
              </w:rPr>
              <w:tab/>
            </w:r>
            <w:r w:rsidR="00E56955">
              <w:rPr>
                <w:noProof/>
                <w:webHidden/>
              </w:rPr>
              <w:fldChar w:fldCharType="begin"/>
            </w:r>
            <w:r w:rsidR="00E56955">
              <w:rPr>
                <w:noProof/>
                <w:webHidden/>
              </w:rPr>
              <w:instrText xml:space="preserve"> PAGEREF _Toc38287720 \h </w:instrText>
            </w:r>
            <w:r w:rsidR="00E56955">
              <w:rPr>
                <w:noProof/>
                <w:webHidden/>
              </w:rPr>
            </w:r>
            <w:r w:rsidR="00E56955">
              <w:rPr>
                <w:noProof/>
                <w:webHidden/>
              </w:rPr>
              <w:fldChar w:fldCharType="separate"/>
            </w:r>
            <w:r w:rsidR="00E56955">
              <w:rPr>
                <w:noProof/>
                <w:webHidden/>
              </w:rPr>
              <w:t>17</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21" w:history="1">
            <w:r w:rsidR="00E56955" w:rsidRPr="00C14905">
              <w:rPr>
                <w:rStyle w:val="Hyperlink"/>
                <w:noProof/>
              </w:rPr>
              <w:t>12.1.5</w:t>
            </w:r>
            <w:r w:rsidR="00E56955">
              <w:rPr>
                <w:rFonts w:eastAsiaTheme="minorEastAsia" w:cstheme="minorBidi"/>
                <w:noProof/>
                <w:szCs w:val="22"/>
                <w:lang w:bidi="ar-SA"/>
              </w:rPr>
              <w:tab/>
            </w:r>
            <w:r w:rsidR="00E56955" w:rsidRPr="00C14905">
              <w:rPr>
                <w:rStyle w:val="Hyperlink"/>
                <w:noProof/>
              </w:rPr>
              <w:t>Xtra Report</w:t>
            </w:r>
            <w:r w:rsidR="00E56955">
              <w:rPr>
                <w:noProof/>
                <w:webHidden/>
              </w:rPr>
              <w:tab/>
            </w:r>
            <w:r w:rsidR="00E56955">
              <w:rPr>
                <w:noProof/>
                <w:webHidden/>
              </w:rPr>
              <w:fldChar w:fldCharType="begin"/>
            </w:r>
            <w:r w:rsidR="00E56955">
              <w:rPr>
                <w:noProof/>
                <w:webHidden/>
              </w:rPr>
              <w:instrText xml:space="preserve"> PAGEREF _Toc38287721 \h </w:instrText>
            </w:r>
            <w:r w:rsidR="00E56955">
              <w:rPr>
                <w:noProof/>
                <w:webHidden/>
              </w:rPr>
            </w:r>
            <w:r w:rsidR="00E56955">
              <w:rPr>
                <w:noProof/>
                <w:webHidden/>
              </w:rPr>
              <w:fldChar w:fldCharType="separate"/>
            </w:r>
            <w:r w:rsidR="00E56955">
              <w:rPr>
                <w:noProof/>
                <w:webHidden/>
              </w:rPr>
              <w:t>17</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22" w:history="1">
            <w:r w:rsidR="00E56955" w:rsidRPr="00C14905">
              <w:rPr>
                <w:rStyle w:val="Hyperlink"/>
                <w:noProof/>
              </w:rPr>
              <w:t>12.2</w:t>
            </w:r>
            <w:r w:rsidR="00E56955">
              <w:rPr>
                <w:rFonts w:eastAsiaTheme="minorEastAsia" w:cstheme="minorBidi"/>
                <w:noProof/>
                <w:szCs w:val="22"/>
                <w:lang w:bidi="ar-SA"/>
              </w:rPr>
              <w:tab/>
            </w:r>
            <w:r w:rsidR="00E56955" w:rsidRPr="00C14905">
              <w:rPr>
                <w:rStyle w:val="Hyperlink"/>
                <w:noProof/>
              </w:rPr>
              <w:t>GAEB Converter</w:t>
            </w:r>
            <w:r w:rsidR="00E56955">
              <w:rPr>
                <w:noProof/>
                <w:webHidden/>
              </w:rPr>
              <w:tab/>
            </w:r>
            <w:r w:rsidR="00E56955">
              <w:rPr>
                <w:noProof/>
                <w:webHidden/>
              </w:rPr>
              <w:fldChar w:fldCharType="begin"/>
            </w:r>
            <w:r w:rsidR="00E56955">
              <w:rPr>
                <w:noProof/>
                <w:webHidden/>
              </w:rPr>
              <w:instrText xml:space="preserve"> PAGEREF _Toc38287722 \h </w:instrText>
            </w:r>
            <w:r w:rsidR="00E56955">
              <w:rPr>
                <w:noProof/>
                <w:webHidden/>
              </w:rPr>
            </w:r>
            <w:r w:rsidR="00E56955">
              <w:rPr>
                <w:noProof/>
                <w:webHidden/>
              </w:rPr>
              <w:fldChar w:fldCharType="separate"/>
            </w:r>
            <w:r w:rsidR="00E56955">
              <w:rPr>
                <w:noProof/>
                <w:webHidden/>
              </w:rPr>
              <w:t>18</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23" w:history="1">
            <w:r w:rsidR="00E56955" w:rsidRPr="00C14905">
              <w:rPr>
                <w:rStyle w:val="Hyperlink"/>
                <w:noProof/>
              </w:rPr>
              <w:t>12.3</w:t>
            </w:r>
            <w:r w:rsidR="00E56955">
              <w:rPr>
                <w:rFonts w:eastAsiaTheme="minorEastAsia" w:cstheme="minorBidi"/>
                <w:noProof/>
                <w:szCs w:val="22"/>
                <w:lang w:bidi="ar-SA"/>
              </w:rPr>
              <w:tab/>
            </w:r>
            <w:r w:rsidR="00E56955" w:rsidRPr="00C14905">
              <w:rPr>
                <w:rStyle w:val="Hyperlink"/>
                <w:noProof/>
              </w:rPr>
              <w:t>Trinity DATANORM import</w:t>
            </w:r>
            <w:r w:rsidR="00E56955">
              <w:rPr>
                <w:noProof/>
                <w:webHidden/>
              </w:rPr>
              <w:tab/>
            </w:r>
            <w:r w:rsidR="00E56955">
              <w:rPr>
                <w:noProof/>
                <w:webHidden/>
              </w:rPr>
              <w:fldChar w:fldCharType="begin"/>
            </w:r>
            <w:r w:rsidR="00E56955">
              <w:rPr>
                <w:noProof/>
                <w:webHidden/>
              </w:rPr>
              <w:instrText xml:space="preserve"> PAGEREF _Toc38287723 \h </w:instrText>
            </w:r>
            <w:r w:rsidR="00E56955">
              <w:rPr>
                <w:noProof/>
                <w:webHidden/>
              </w:rPr>
            </w:r>
            <w:r w:rsidR="00E56955">
              <w:rPr>
                <w:noProof/>
                <w:webHidden/>
              </w:rPr>
              <w:fldChar w:fldCharType="separate"/>
            </w:r>
            <w:r w:rsidR="00E56955">
              <w:rPr>
                <w:noProof/>
                <w:webHidden/>
              </w:rPr>
              <w:t>18</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24" w:history="1">
            <w:r w:rsidR="00E56955" w:rsidRPr="00C14905">
              <w:rPr>
                <w:rStyle w:val="Hyperlink"/>
                <w:noProof/>
              </w:rPr>
              <w:t>13</w:t>
            </w:r>
            <w:r w:rsidR="00E56955">
              <w:rPr>
                <w:rFonts w:eastAsiaTheme="minorEastAsia" w:cstheme="minorBidi"/>
                <w:noProof/>
                <w:szCs w:val="22"/>
                <w:lang w:bidi="ar-SA"/>
              </w:rPr>
              <w:tab/>
            </w:r>
            <w:r w:rsidR="00E56955" w:rsidRPr="00C14905">
              <w:rPr>
                <w:rStyle w:val="Hyperlink"/>
                <w:noProof/>
              </w:rPr>
              <w:t>Error and Exception Handling</w:t>
            </w:r>
            <w:r w:rsidR="00E56955">
              <w:rPr>
                <w:noProof/>
                <w:webHidden/>
              </w:rPr>
              <w:tab/>
            </w:r>
            <w:r w:rsidR="00E56955">
              <w:rPr>
                <w:noProof/>
                <w:webHidden/>
              </w:rPr>
              <w:fldChar w:fldCharType="begin"/>
            </w:r>
            <w:r w:rsidR="00E56955">
              <w:rPr>
                <w:noProof/>
                <w:webHidden/>
              </w:rPr>
              <w:instrText xml:space="preserve"> PAGEREF _Toc38287724 \h </w:instrText>
            </w:r>
            <w:r w:rsidR="00E56955">
              <w:rPr>
                <w:noProof/>
                <w:webHidden/>
              </w:rPr>
            </w:r>
            <w:r w:rsidR="00E56955">
              <w:rPr>
                <w:noProof/>
                <w:webHidden/>
              </w:rPr>
              <w:fldChar w:fldCharType="separate"/>
            </w:r>
            <w:r w:rsidR="00E56955">
              <w:rPr>
                <w:noProof/>
                <w:webHidden/>
              </w:rPr>
              <w:t>19</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25" w:history="1">
            <w:r w:rsidR="00E56955" w:rsidRPr="00C14905">
              <w:rPr>
                <w:rStyle w:val="Hyperlink"/>
                <w:noProof/>
              </w:rPr>
              <w:t>14</w:t>
            </w:r>
            <w:r w:rsidR="00E56955">
              <w:rPr>
                <w:rFonts w:eastAsiaTheme="minorEastAsia" w:cstheme="minorBidi"/>
                <w:noProof/>
                <w:szCs w:val="22"/>
                <w:lang w:bidi="ar-SA"/>
              </w:rPr>
              <w:tab/>
            </w:r>
            <w:r w:rsidR="00E56955" w:rsidRPr="00C14905">
              <w:rPr>
                <w:rStyle w:val="Hyperlink"/>
                <w:noProof/>
              </w:rPr>
              <w:t>Error and Exceptions Logging</w:t>
            </w:r>
            <w:r w:rsidR="00E56955">
              <w:rPr>
                <w:noProof/>
                <w:webHidden/>
              </w:rPr>
              <w:tab/>
            </w:r>
            <w:r w:rsidR="00E56955">
              <w:rPr>
                <w:noProof/>
                <w:webHidden/>
              </w:rPr>
              <w:fldChar w:fldCharType="begin"/>
            </w:r>
            <w:r w:rsidR="00E56955">
              <w:rPr>
                <w:noProof/>
                <w:webHidden/>
              </w:rPr>
              <w:instrText xml:space="preserve"> PAGEREF _Toc38287725 \h </w:instrText>
            </w:r>
            <w:r w:rsidR="00E56955">
              <w:rPr>
                <w:noProof/>
                <w:webHidden/>
              </w:rPr>
            </w:r>
            <w:r w:rsidR="00E56955">
              <w:rPr>
                <w:noProof/>
                <w:webHidden/>
              </w:rPr>
              <w:fldChar w:fldCharType="separate"/>
            </w:r>
            <w:r w:rsidR="00E56955">
              <w:rPr>
                <w:noProof/>
                <w:webHidden/>
              </w:rPr>
              <w:t>20</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26" w:history="1">
            <w:r w:rsidR="00E56955" w:rsidRPr="00C14905">
              <w:rPr>
                <w:rStyle w:val="Hyperlink"/>
                <w:noProof/>
              </w:rPr>
              <w:t>15</w:t>
            </w:r>
            <w:r w:rsidR="00E56955">
              <w:rPr>
                <w:rFonts w:eastAsiaTheme="minorEastAsia" w:cstheme="minorBidi"/>
                <w:noProof/>
                <w:szCs w:val="22"/>
                <w:lang w:bidi="ar-SA"/>
              </w:rPr>
              <w:tab/>
            </w:r>
            <w:r w:rsidR="00E56955" w:rsidRPr="00C14905">
              <w:rPr>
                <w:rStyle w:val="Hyperlink"/>
                <w:noProof/>
              </w:rPr>
              <w:t>Code structure and Coding standards</w:t>
            </w:r>
            <w:r w:rsidR="00E56955">
              <w:rPr>
                <w:noProof/>
                <w:webHidden/>
              </w:rPr>
              <w:tab/>
            </w:r>
            <w:r w:rsidR="00E56955">
              <w:rPr>
                <w:noProof/>
                <w:webHidden/>
              </w:rPr>
              <w:fldChar w:fldCharType="begin"/>
            </w:r>
            <w:r w:rsidR="00E56955">
              <w:rPr>
                <w:noProof/>
                <w:webHidden/>
              </w:rPr>
              <w:instrText xml:space="preserve"> PAGEREF _Toc38287726 \h </w:instrText>
            </w:r>
            <w:r w:rsidR="00E56955">
              <w:rPr>
                <w:noProof/>
                <w:webHidden/>
              </w:rPr>
            </w:r>
            <w:r w:rsidR="00E56955">
              <w:rPr>
                <w:noProof/>
                <w:webHidden/>
              </w:rPr>
              <w:fldChar w:fldCharType="separate"/>
            </w:r>
            <w:r w:rsidR="00E56955">
              <w:rPr>
                <w:noProof/>
                <w:webHidden/>
              </w:rPr>
              <w:t>20</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27" w:history="1">
            <w:r w:rsidR="00E56955" w:rsidRPr="00C14905">
              <w:rPr>
                <w:rStyle w:val="Hyperlink"/>
                <w:noProof/>
              </w:rPr>
              <w:t>16</w:t>
            </w:r>
            <w:r w:rsidR="00E56955">
              <w:rPr>
                <w:rFonts w:eastAsiaTheme="minorEastAsia" w:cstheme="minorBidi"/>
                <w:noProof/>
                <w:szCs w:val="22"/>
                <w:lang w:bidi="ar-SA"/>
              </w:rPr>
              <w:tab/>
            </w:r>
            <w:r w:rsidR="00E56955" w:rsidRPr="00C14905">
              <w:rPr>
                <w:rStyle w:val="Hyperlink"/>
                <w:noProof/>
              </w:rPr>
              <w:t>Version Controlling on production</w:t>
            </w:r>
            <w:r w:rsidR="00E56955">
              <w:rPr>
                <w:noProof/>
                <w:webHidden/>
              </w:rPr>
              <w:tab/>
            </w:r>
            <w:r w:rsidR="00E56955">
              <w:rPr>
                <w:noProof/>
                <w:webHidden/>
              </w:rPr>
              <w:fldChar w:fldCharType="begin"/>
            </w:r>
            <w:r w:rsidR="00E56955">
              <w:rPr>
                <w:noProof/>
                <w:webHidden/>
              </w:rPr>
              <w:instrText xml:space="preserve"> PAGEREF _Toc38287727 \h </w:instrText>
            </w:r>
            <w:r w:rsidR="00E56955">
              <w:rPr>
                <w:noProof/>
                <w:webHidden/>
              </w:rPr>
            </w:r>
            <w:r w:rsidR="00E56955">
              <w:rPr>
                <w:noProof/>
                <w:webHidden/>
              </w:rPr>
              <w:fldChar w:fldCharType="separate"/>
            </w:r>
            <w:r w:rsidR="00E56955">
              <w:rPr>
                <w:noProof/>
                <w:webHidden/>
              </w:rPr>
              <w:t>21</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28" w:history="1">
            <w:r w:rsidR="00E56955" w:rsidRPr="00C14905">
              <w:rPr>
                <w:rStyle w:val="Hyperlink"/>
                <w:noProof/>
              </w:rPr>
              <w:t>17</w:t>
            </w:r>
            <w:r w:rsidR="00E56955">
              <w:rPr>
                <w:rFonts w:eastAsiaTheme="minorEastAsia" w:cstheme="minorBidi"/>
                <w:noProof/>
                <w:szCs w:val="22"/>
                <w:lang w:bidi="ar-SA"/>
              </w:rPr>
              <w:tab/>
            </w:r>
            <w:r w:rsidR="00E56955" w:rsidRPr="00C14905">
              <w:rPr>
                <w:rStyle w:val="Hyperlink"/>
                <w:noProof/>
              </w:rPr>
              <w:t>Build</w:t>
            </w:r>
            <w:r w:rsidR="00E56955">
              <w:rPr>
                <w:noProof/>
                <w:webHidden/>
              </w:rPr>
              <w:tab/>
            </w:r>
            <w:r w:rsidR="00E56955">
              <w:rPr>
                <w:noProof/>
                <w:webHidden/>
              </w:rPr>
              <w:fldChar w:fldCharType="begin"/>
            </w:r>
            <w:r w:rsidR="00E56955">
              <w:rPr>
                <w:noProof/>
                <w:webHidden/>
              </w:rPr>
              <w:instrText xml:space="preserve"> PAGEREF _Toc38287728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29" w:history="1">
            <w:r w:rsidR="00E56955" w:rsidRPr="00C14905">
              <w:rPr>
                <w:rStyle w:val="Hyperlink"/>
                <w:noProof/>
              </w:rPr>
              <w:t>17.1</w:t>
            </w:r>
            <w:r w:rsidR="00E56955">
              <w:rPr>
                <w:rFonts w:eastAsiaTheme="minorEastAsia" w:cstheme="minorBidi"/>
                <w:noProof/>
                <w:szCs w:val="22"/>
                <w:lang w:bidi="ar-SA"/>
              </w:rPr>
              <w:tab/>
            </w:r>
            <w:r w:rsidR="00E56955" w:rsidRPr="00C14905">
              <w:rPr>
                <w:rStyle w:val="Hyperlink"/>
                <w:noProof/>
              </w:rPr>
              <w:t>Installer</w:t>
            </w:r>
            <w:r w:rsidR="00E56955">
              <w:rPr>
                <w:noProof/>
                <w:webHidden/>
              </w:rPr>
              <w:tab/>
            </w:r>
            <w:r w:rsidR="00E56955">
              <w:rPr>
                <w:noProof/>
                <w:webHidden/>
              </w:rPr>
              <w:fldChar w:fldCharType="begin"/>
            </w:r>
            <w:r w:rsidR="00E56955">
              <w:rPr>
                <w:noProof/>
                <w:webHidden/>
              </w:rPr>
              <w:instrText xml:space="preserve"> PAGEREF _Toc38287729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30" w:history="1">
            <w:r w:rsidR="00E56955" w:rsidRPr="00C14905">
              <w:rPr>
                <w:rStyle w:val="Hyperlink"/>
                <w:noProof/>
              </w:rPr>
              <w:t>17.2</w:t>
            </w:r>
            <w:r w:rsidR="00E56955">
              <w:rPr>
                <w:rFonts w:eastAsiaTheme="minorEastAsia" w:cstheme="minorBidi"/>
                <w:noProof/>
                <w:szCs w:val="22"/>
                <w:lang w:bidi="ar-SA"/>
              </w:rPr>
              <w:tab/>
            </w:r>
            <w:r w:rsidR="00E56955" w:rsidRPr="00C14905">
              <w:rPr>
                <w:rStyle w:val="Hyperlink"/>
                <w:noProof/>
              </w:rPr>
              <w:t>Database deployment</w:t>
            </w:r>
            <w:r w:rsidR="00E56955">
              <w:rPr>
                <w:noProof/>
                <w:webHidden/>
              </w:rPr>
              <w:tab/>
            </w:r>
            <w:r w:rsidR="00E56955">
              <w:rPr>
                <w:noProof/>
                <w:webHidden/>
              </w:rPr>
              <w:fldChar w:fldCharType="begin"/>
            </w:r>
            <w:r w:rsidR="00E56955">
              <w:rPr>
                <w:noProof/>
                <w:webHidden/>
              </w:rPr>
              <w:instrText xml:space="preserve"> PAGEREF _Toc38287730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1" w:history="1">
            <w:r w:rsidR="00E56955" w:rsidRPr="00C14905">
              <w:rPr>
                <w:rStyle w:val="Hyperlink"/>
                <w:noProof/>
              </w:rPr>
              <w:t>17.2.1</w:t>
            </w:r>
            <w:r w:rsidR="00E56955">
              <w:rPr>
                <w:rFonts w:eastAsiaTheme="minorEastAsia" w:cstheme="minorBidi"/>
                <w:noProof/>
                <w:szCs w:val="22"/>
                <w:lang w:bidi="ar-SA"/>
              </w:rPr>
              <w:tab/>
            </w:r>
            <w:r w:rsidR="00E56955" w:rsidRPr="00C14905">
              <w:rPr>
                <w:rStyle w:val="Hyperlink"/>
                <w:noProof/>
              </w:rPr>
              <w:t>Table</w:t>
            </w:r>
            <w:r w:rsidR="00E56955">
              <w:rPr>
                <w:noProof/>
                <w:webHidden/>
              </w:rPr>
              <w:tab/>
            </w:r>
            <w:r w:rsidR="00E56955">
              <w:rPr>
                <w:noProof/>
                <w:webHidden/>
              </w:rPr>
              <w:fldChar w:fldCharType="begin"/>
            </w:r>
            <w:r w:rsidR="00E56955">
              <w:rPr>
                <w:noProof/>
                <w:webHidden/>
              </w:rPr>
              <w:instrText xml:space="preserve"> PAGEREF _Toc38287731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2" w:history="1">
            <w:r w:rsidR="00E56955" w:rsidRPr="00C14905">
              <w:rPr>
                <w:rStyle w:val="Hyperlink"/>
                <w:noProof/>
              </w:rPr>
              <w:t>17.2.2</w:t>
            </w:r>
            <w:r w:rsidR="00E56955">
              <w:rPr>
                <w:rFonts w:eastAsiaTheme="minorEastAsia" w:cstheme="minorBidi"/>
                <w:noProof/>
                <w:szCs w:val="22"/>
                <w:lang w:bidi="ar-SA"/>
              </w:rPr>
              <w:tab/>
            </w:r>
            <w:r w:rsidR="00E56955" w:rsidRPr="00C14905">
              <w:rPr>
                <w:rStyle w:val="Hyperlink"/>
                <w:noProof/>
              </w:rPr>
              <w:t>Stored procedures, Triggers, Views, Keys, User defined functions and user defined types</w:t>
            </w:r>
            <w:r w:rsidR="00E56955">
              <w:rPr>
                <w:noProof/>
                <w:webHidden/>
              </w:rPr>
              <w:tab/>
            </w:r>
            <w:r w:rsidR="00E56955">
              <w:rPr>
                <w:noProof/>
                <w:webHidden/>
              </w:rPr>
              <w:fldChar w:fldCharType="begin"/>
            </w:r>
            <w:r w:rsidR="00E56955">
              <w:rPr>
                <w:noProof/>
                <w:webHidden/>
              </w:rPr>
              <w:instrText xml:space="preserve"> PAGEREF _Toc38287732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33" w:history="1">
            <w:r w:rsidR="00E56955" w:rsidRPr="00C14905">
              <w:rPr>
                <w:rStyle w:val="Hyperlink"/>
                <w:noProof/>
              </w:rPr>
              <w:t>18</w:t>
            </w:r>
            <w:r w:rsidR="00E56955">
              <w:rPr>
                <w:rFonts w:eastAsiaTheme="minorEastAsia" w:cstheme="minorBidi"/>
                <w:noProof/>
                <w:szCs w:val="22"/>
                <w:lang w:bidi="ar-SA"/>
              </w:rPr>
              <w:tab/>
            </w:r>
            <w:r w:rsidR="00E56955" w:rsidRPr="00C14905">
              <w:rPr>
                <w:rStyle w:val="Hyperlink"/>
                <w:noProof/>
              </w:rPr>
              <w:t>Test Objective</w:t>
            </w:r>
            <w:r w:rsidR="00E56955">
              <w:rPr>
                <w:noProof/>
                <w:webHidden/>
              </w:rPr>
              <w:tab/>
            </w:r>
            <w:r w:rsidR="00E56955">
              <w:rPr>
                <w:noProof/>
                <w:webHidden/>
              </w:rPr>
              <w:fldChar w:fldCharType="begin"/>
            </w:r>
            <w:r w:rsidR="00E56955">
              <w:rPr>
                <w:noProof/>
                <w:webHidden/>
              </w:rPr>
              <w:instrText xml:space="preserve"> PAGEREF _Toc38287733 \h </w:instrText>
            </w:r>
            <w:r w:rsidR="00E56955">
              <w:rPr>
                <w:noProof/>
                <w:webHidden/>
              </w:rPr>
            </w:r>
            <w:r w:rsidR="00E56955">
              <w:rPr>
                <w:noProof/>
                <w:webHidden/>
              </w:rPr>
              <w:fldChar w:fldCharType="separate"/>
            </w:r>
            <w:r w:rsidR="00E56955">
              <w:rPr>
                <w:noProof/>
                <w:webHidden/>
              </w:rPr>
              <w:t>22</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34" w:history="1">
            <w:r w:rsidR="00E56955" w:rsidRPr="00C14905">
              <w:rPr>
                <w:rStyle w:val="Hyperlink"/>
                <w:noProof/>
              </w:rPr>
              <w:t>19</w:t>
            </w:r>
            <w:r w:rsidR="00E56955">
              <w:rPr>
                <w:rFonts w:eastAsiaTheme="minorEastAsia" w:cstheme="minorBidi"/>
                <w:noProof/>
                <w:szCs w:val="22"/>
                <w:lang w:bidi="ar-SA"/>
              </w:rPr>
              <w:tab/>
            </w:r>
            <w:r w:rsidR="00E56955" w:rsidRPr="00C14905">
              <w:rPr>
                <w:rStyle w:val="Hyperlink"/>
                <w:noProof/>
              </w:rPr>
              <w:t>Testing Techniques</w:t>
            </w:r>
            <w:r w:rsidR="00E56955">
              <w:rPr>
                <w:noProof/>
                <w:webHidden/>
              </w:rPr>
              <w:tab/>
            </w:r>
            <w:r w:rsidR="00E56955">
              <w:rPr>
                <w:noProof/>
                <w:webHidden/>
              </w:rPr>
              <w:fldChar w:fldCharType="begin"/>
            </w:r>
            <w:r w:rsidR="00E56955">
              <w:rPr>
                <w:noProof/>
                <w:webHidden/>
              </w:rPr>
              <w:instrText xml:space="preserve"> PAGEREF _Toc38287734 \h </w:instrText>
            </w:r>
            <w:r w:rsidR="00E56955">
              <w:rPr>
                <w:noProof/>
                <w:webHidden/>
              </w:rPr>
            </w:r>
            <w:r w:rsidR="00E56955">
              <w:rPr>
                <w:noProof/>
                <w:webHidden/>
              </w:rPr>
              <w:fldChar w:fldCharType="separate"/>
            </w:r>
            <w:r w:rsidR="00E56955">
              <w:rPr>
                <w:noProof/>
                <w:webHidden/>
              </w:rPr>
              <w:t>23</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35" w:history="1">
            <w:r w:rsidR="00E56955" w:rsidRPr="00C14905">
              <w:rPr>
                <w:rStyle w:val="Hyperlink"/>
                <w:noProof/>
              </w:rPr>
              <w:t>19.1</w:t>
            </w:r>
            <w:r w:rsidR="00E56955">
              <w:rPr>
                <w:rFonts w:eastAsiaTheme="minorEastAsia" w:cstheme="minorBidi"/>
                <w:noProof/>
                <w:szCs w:val="22"/>
                <w:lang w:bidi="ar-SA"/>
              </w:rPr>
              <w:tab/>
            </w:r>
            <w:r w:rsidR="00E56955" w:rsidRPr="00C14905">
              <w:rPr>
                <w:rStyle w:val="Hyperlink"/>
                <w:noProof/>
              </w:rPr>
              <w:t>Functional testing</w:t>
            </w:r>
            <w:r w:rsidR="00E56955">
              <w:rPr>
                <w:noProof/>
                <w:webHidden/>
              </w:rPr>
              <w:tab/>
            </w:r>
            <w:r w:rsidR="00E56955">
              <w:rPr>
                <w:noProof/>
                <w:webHidden/>
              </w:rPr>
              <w:fldChar w:fldCharType="begin"/>
            </w:r>
            <w:r w:rsidR="00E56955">
              <w:rPr>
                <w:noProof/>
                <w:webHidden/>
              </w:rPr>
              <w:instrText xml:space="preserve"> PAGEREF _Toc38287735 \h </w:instrText>
            </w:r>
            <w:r w:rsidR="00E56955">
              <w:rPr>
                <w:noProof/>
                <w:webHidden/>
              </w:rPr>
            </w:r>
            <w:r w:rsidR="00E56955">
              <w:rPr>
                <w:noProof/>
                <w:webHidden/>
              </w:rPr>
              <w:fldChar w:fldCharType="separate"/>
            </w:r>
            <w:r w:rsidR="00E56955">
              <w:rPr>
                <w:noProof/>
                <w:webHidden/>
              </w:rPr>
              <w:t>23</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6" w:history="1">
            <w:r w:rsidR="00E56955" w:rsidRPr="00C14905">
              <w:rPr>
                <w:rStyle w:val="Hyperlink"/>
                <w:noProof/>
              </w:rPr>
              <w:t>19.1.1</w:t>
            </w:r>
            <w:r w:rsidR="00E56955">
              <w:rPr>
                <w:rFonts w:eastAsiaTheme="minorEastAsia" w:cstheme="minorBidi"/>
                <w:noProof/>
                <w:szCs w:val="22"/>
                <w:lang w:bidi="ar-SA"/>
              </w:rPr>
              <w:tab/>
            </w:r>
            <w:r w:rsidR="00E56955" w:rsidRPr="00C14905">
              <w:rPr>
                <w:rStyle w:val="Hyperlink"/>
                <w:noProof/>
              </w:rPr>
              <w:t>Functionality testing</w:t>
            </w:r>
            <w:r w:rsidR="00E56955">
              <w:rPr>
                <w:noProof/>
                <w:webHidden/>
              </w:rPr>
              <w:tab/>
            </w:r>
            <w:r w:rsidR="00E56955">
              <w:rPr>
                <w:noProof/>
                <w:webHidden/>
              </w:rPr>
              <w:fldChar w:fldCharType="begin"/>
            </w:r>
            <w:r w:rsidR="00E56955">
              <w:rPr>
                <w:noProof/>
                <w:webHidden/>
              </w:rPr>
              <w:instrText xml:space="preserve"> PAGEREF _Toc38287736 \h </w:instrText>
            </w:r>
            <w:r w:rsidR="00E56955">
              <w:rPr>
                <w:noProof/>
                <w:webHidden/>
              </w:rPr>
            </w:r>
            <w:r w:rsidR="00E56955">
              <w:rPr>
                <w:noProof/>
                <w:webHidden/>
              </w:rPr>
              <w:fldChar w:fldCharType="separate"/>
            </w:r>
            <w:r w:rsidR="00E56955">
              <w:rPr>
                <w:noProof/>
                <w:webHidden/>
              </w:rPr>
              <w:t>23</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7" w:history="1">
            <w:r w:rsidR="00E56955" w:rsidRPr="00C14905">
              <w:rPr>
                <w:rStyle w:val="Hyperlink"/>
                <w:noProof/>
              </w:rPr>
              <w:t>19.1.2</w:t>
            </w:r>
            <w:r w:rsidR="00E56955">
              <w:rPr>
                <w:rFonts w:eastAsiaTheme="minorEastAsia" w:cstheme="minorBidi"/>
                <w:noProof/>
                <w:szCs w:val="22"/>
                <w:lang w:bidi="ar-SA"/>
              </w:rPr>
              <w:tab/>
            </w:r>
            <w:r w:rsidR="00E56955" w:rsidRPr="00C14905">
              <w:rPr>
                <w:rStyle w:val="Hyperlink"/>
                <w:noProof/>
              </w:rPr>
              <w:t>Integration testing</w:t>
            </w:r>
            <w:r w:rsidR="00E56955">
              <w:rPr>
                <w:noProof/>
                <w:webHidden/>
              </w:rPr>
              <w:tab/>
            </w:r>
            <w:r w:rsidR="00E56955">
              <w:rPr>
                <w:noProof/>
                <w:webHidden/>
              </w:rPr>
              <w:fldChar w:fldCharType="begin"/>
            </w:r>
            <w:r w:rsidR="00E56955">
              <w:rPr>
                <w:noProof/>
                <w:webHidden/>
              </w:rPr>
              <w:instrText xml:space="preserve"> PAGEREF _Toc38287737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8" w:history="1">
            <w:r w:rsidR="00E56955" w:rsidRPr="00C14905">
              <w:rPr>
                <w:rStyle w:val="Hyperlink"/>
                <w:noProof/>
              </w:rPr>
              <w:t>19.1.3</w:t>
            </w:r>
            <w:r w:rsidR="00E56955">
              <w:rPr>
                <w:rFonts w:eastAsiaTheme="minorEastAsia" w:cstheme="minorBidi"/>
                <w:noProof/>
                <w:szCs w:val="22"/>
                <w:lang w:bidi="ar-SA"/>
              </w:rPr>
              <w:tab/>
            </w:r>
            <w:r w:rsidR="00E56955" w:rsidRPr="00C14905">
              <w:rPr>
                <w:rStyle w:val="Hyperlink"/>
                <w:noProof/>
              </w:rPr>
              <w:t>System testing</w:t>
            </w:r>
            <w:r w:rsidR="00E56955">
              <w:rPr>
                <w:noProof/>
                <w:webHidden/>
              </w:rPr>
              <w:tab/>
            </w:r>
            <w:r w:rsidR="00E56955">
              <w:rPr>
                <w:noProof/>
                <w:webHidden/>
              </w:rPr>
              <w:fldChar w:fldCharType="begin"/>
            </w:r>
            <w:r w:rsidR="00E56955">
              <w:rPr>
                <w:noProof/>
                <w:webHidden/>
              </w:rPr>
              <w:instrText xml:space="preserve"> PAGEREF _Toc38287738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39" w:history="1">
            <w:r w:rsidR="00E56955" w:rsidRPr="00C14905">
              <w:rPr>
                <w:rStyle w:val="Hyperlink"/>
                <w:noProof/>
              </w:rPr>
              <w:t>19.1.4</w:t>
            </w:r>
            <w:r w:rsidR="00E56955">
              <w:rPr>
                <w:rFonts w:eastAsiaTheme="minorEastAsia" w:cstheme="minorBidi"/>
                <w:noProof/>
                <w:szCs w:val="22"/>
                <w:lang w:bidi="ar-SA"/>
              </w:rPr>
              <w:tab/>
            </w:r>
            <w:r w:rsidR="00E56955" w:rsidRPr="00C14905">
              <w:rPr>
                <w:rStyle w:val="Hyperlink"/>
                <w:noProof/>
              </w:rPr>
              <w:t>Platform/ compatibility testing</w:t>
            </w:r>
            <w:r w:rsidR="00E56955">
              <w:rPr>
                <w:noProof/>
                <w:webHidden/>
              </w:rPr>
              <w:tab/>
            </w:r>
            <w:r w:rsidR="00E56955">
              <w:rPr>
                <w:noProof/>
                <w:webHidden/>
              </w:rPr>
              <w:fldChar w:fldCharType="begin"/>
            </w:r>
            <w:r w:rsidR="00E56955">
              <w:rPr>
                <w:noProof/>
                <w:webHidden/>
              </w:rPr>
              <w:instrText xml:space="preserve"> PAGEREF _Toc38287739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40" w:history="1">
            <w:r w:rsidR="00E56955" w:rsidRPr="00C14905">
              <w:rPr>
                <w:rStyle w:val="Hyperlink"/>
                <w:noProof/>
              </w:rPr>
              <w:t>19.1.5</w:t>
            </w:r>
            <w:r w:rsidR="00E56955">
              <w:rPr>
                <w:rFonts w:eastAsiaTheme="minorEastAsia" w:cstheme="minorBidi"/>
                <w:noProof/>
                <w:szCs w:val="22"/>
                <w:lang w:bidi="ar-SA"/>
              </w:rPr>
              <w:tab/>
            </w:r>
            <w:r w:rsidR="00E56955" w:rsidRPr="00C14905">
              <w:rPr>
                <w:rStyle w:val="Hyperlink"/>
                <w:noProof/>
              </w:rPr>
              <w:t>Smoke and sanity testing</w:t>
            </w:r>
            <w:r w:rsidR="00E56955">
              <w:rPr>
                <w:noProof/>
                <w:webHidden/>
              </w:rPr>
              <w:tab/>
            </w:r>
            <w:r w:rsidR="00E56955">
              <w:rPr>
                <w:noProof/>
                <w:webHidden/>
              </w:rPr>
              <w:fldChar w:fldCharType="begin"/>
            </w:r>
            <w:r w:rsidR="00E56955">
              <w:rPr>
                <w:noProof/>
                <w:webHidden/>
              </w:rPr>
              <w:instrText xml:space="preserve"> PAGEREF _Toc38287740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41" w:history="1">
            <w:r w:rsidR="00E56955" w:rsidRPr="00C14905">
              <w:rPr>
                <w:rStyle w:val="Hyperlink"/>
                <w:noProof/>
              </w:rPr>
              <w:t>19.2</w:t>
            </w:r>
            <w:r w:rsidR="00E56955">
              <w:rPr>
                <w:rFonts w:eastAsiaTheme="minorEastAsia" w:cstheme="minorBidi"/>
                <w:noProof/>
                <w:szCs w:val="22"/>
                <w:lang w:bidi="ar-SA"/>
              </w:rPr>
              <w:tab/>
            </w:r>
            <w:r w:rsidR="00E56955" w:rsidRPr="00C14905">
              <w:rPr>
                <w:rStyle w:val="Hyperlink"/>
                <w:noProof/>
              </w:rPr>
              <w:t>Nonfunctional testing</w:t>
            </w:r>
            <w:r w:rsidR="00E56955">
              <w:rPr>
                <w:noProof/>
                <w:webHidden/>
              </w:rPr>
              <w:tab/>
            </w:r>
            <w:r w:rsidR="00E56955">
              <w:rPr>
                <w:noProof/>
                <w:webHidden/>
              </w:rPr>
              <w:fldChar w:fldCharType="begin"/>
            </w:r>
            <w:r w:rsidR="00E56955">
              <w:rPr>
                <w:noProof/>
                <w:webHidden/>
              </w:rPr>
              <w:instrText xml:space="preserve"> PAGEREF _Toc38287741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42" w:history="1">
            <w:r w:rsidR="00E56955" w:rsidRPr="00C14905">
              <w:rPr>
                <w:rStyle w:val="Hyperlink"/>
                <w:noProof/>
              </w:rPr>
              <w:t>19.2.1</w:t>
            </w:r>
            <w:r w:rsidR="00E56955">
              <w:rPr>
                <w:rFonts w:eastAsiaTheme="minorEastAsia" w:cstheme="minorBidi"/>
                <w:noProof/>
                <w:szCs w:val="22"/>
                <w:lang w:bidi="ar-SA"/>
              </w:rPr>
              <w:tab/>
            </w:r>
            <w:r w:rsidR="00E56955" w:rsidRPr="00C14905">
              <w:rPr>
                <w:rStyle w:val="Hyperlink"/>
                <w:noProof/>
              </w:rPr>
              <w:t>Performance testing</w:t>
            </w:r>
            <w:r w:rsidR="00E56955">
              <w:rPr>
                <w:noProof/>
                <w:webHidden/>
              </w:rPr>
              <w:tab/>
            </w:r>
            <w:r w:rsidR="00E56955">
              <w:rPr>
                <w:noProof/>
                <w:webHidden/>
              </w:rPr>
              <w:fldChar w:fldCharType="begin"/>
            </w:r>
            <w:r w:rsidR="00E56955">
              <w:rPr>
                <w:noProof/>
                <w:webHidden/>
              </w:rPr>
              <w:instrText xml:space="preserve"> PAGEREF _Toc38287742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43" w:history="1">
            <w:r w:rsidR="00E56955" w:rsidRPr="00C14905">
              <w:rPr>
                <w:rStyle w:val="Hyperlink"/>
                <w:noProof/>
              </w:rPr>
              <w:t>19.3</w:t>
            </w:r>
            <w:r w:rsidR="00E56955">
              <w:rPr>
                <w:rFonts w:eastAsiaTheme="minorEastAsia" w:cstheme="minorBidi"/>
                <w:noProof/>
                <w:szCs w:val="22"/>
                <w:lang w:bidi="ar-SA"/>
              </w:rPr>
              <w:tab/>
            </w:r>
            <w:r w:rsidR="00E56955" w:rsidRPr="00C14905">
              <w:rPr>
                <w:rStyle w:val="Hyperlink"/>
                <w:noProof/>
              </w:rPr>
              <w:t>Maintenance testing</w:t>
            </w:r>
            <w:r w:rsidR="00E56955">
              <w:rPr>
                <w:noProof/>
                <w:webHidden/>
              </w:rPr>
              <w:tab/>
            </w:r>
            <w:r w:rsidR="00E56955">
              <w:rPr>
                <w:noProof/>
                <w:webHidden/>
              </w:rPr>
              <w:fldChar w:fldCharType="begin"/>
            </w:r>
            <w:r w:rsidR="00E56955">
              <w:rPr>
                <w:noProof/>
                <w:webHidden/>
              </w:rPr>
              <w:instrText xml:space="preserve"> PAGEREF _Toc38287743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3"/>
            <w:tabs>
              <w:tab w:val="left" w:pos="1320"/>
              <w:tab w:val="right" w:leader="dot" w:pos="9350"/>
            </w:tabs>
            <w:rPr>
              <w:rFonts w:eastAsiaTheme="minorEastAsia" w:cstheme="minorBidi"/>
              <w:noProof/>
              <w:szCs w:val="22"/>
              <w:lang w:bidi="ar-SA"/>
            </w:rPr>
          </w:pPr>
          <w:hyperlink w:anchor="_Toc38287744" w:history="1">
            <w:r w:rsidR="00E56955" w:rsidRPr="00C14905">
              <w:rPr>
                <w:rStyle w:val="Hyperlink"/>
                <w:noProof/>
              </w:rPr>
              <w:t>19.3.1</w:t>
            </w:r>
            <w:r w:rsidR="00E56955">
              <w:rPr>
                <w:rFonts w:eastAsiaTheme="minorEastAsia" w:cstheme="minorBidi"/>
                <w:noProof/>
                <w:szCs w:val="22"/>
                <w:lang w:bidi="ar-SA"/>
              </w:rPr>
              <w:tab/>
            </w:r>
            <w:r w:rsidR="00E56955" w:rsidRPr="00C14905">
              <w:rPr>
                <w:rStyle w:val="Hyperlink"/>
                <w:noProof/>
              </w:rPr>
              <w:t>Regression testing</w:t>
            </w:r>
            <w:r w:rsidR="00E56955">
              <w:rPr>
                <w:noProof/>
                <w:webHidden/>
              </w:rPr>
              <w:tab/>
            </w:r>
            <w:r w:rsidR="00E56955">
              <w:rPr>
                <w:noProof/>
                <w:webHidden/>
              </w:rPr>
              <w:fldChar w:fldCharType="begin"/>
            </w:r>
            <w:r w:rsidR="00E56955">
              <w:rPr>
                <w:noProof/>
                <w:webHidden/>
              </w:rPr>
              <w:instrText xml:space="preserve"> PAGEREF _Toc38287744 \h </w:instrText>
            </w:r>
            <w:r w:rsidR="00E56955">
              <w:rPr>
                <w:noProof/>
                <w:webHidden/>
              </w:rPr>
            </w:r>
            <w:r w:rsidR="00E56955">
              <w:rPr>
                <w:noProof/>
                <w:webHidden/>
              </w:rPr>
              <w:fldChar w:fldCharType="separate"/>
            </w:r>
            <w:r w:rsidR="00E56955">
              <w:rPr>
                <w:noProof/>
                <w:webHidden/>
              </w:rPr>
              <w:t>24</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45" w:history="1">
            <w:r w:rsidR="00E56955" w:rsidRPr="00C14905">
              <w:rPr>
                <w:rStyle w:val="Hyperlink"/>
                <w:noProof/>
              </w:rPr>
              <w:t>20</w:t>
            </w:r>
            <w:r w:rsidR="00E56955">
              <w:rPr>
                <w:rFonts w:eastAsiaTheme="minorEastAsia" w:cstheme="minorBidi"/>
                <w:noProof/>
                <w:szCs w:val="22"/>
                <w:lang w:bidi="ar-SA"/>
              </w:rPr>
              <w:tab/>
            </w:r>
            <w:r w:rsidR="00E56955" w:rsidRPr="00C14905">
              <w:rPr>
                <w:rStyle w:val="Hyperlink"/>
                <w:noProof/>
              </w:rPr>
              <w:t>Testing Deliverables</w:t>
            </w:r>
            <w:r w:rsidR="00E56955">
              <w:rPr>
                <w:noProof/>
                <w:webHidden/>
              </w:rPr>
              <w:tab/>
            </w:r>
            <w:r w:rsidR="00E56955">
              <w:rPr>
                <w:noProof/>
                <w:webHidden/>
              </w:rPr>
              <w:fldChar w:fldCharType="begin"/>
            </w:r>
            <w:r w:rsidR="00E56955">
              <w:rPr>
                <w:noProof/>
                <w:webHidden/>
              </w:rPr>
              <w:instrText xml:space="preserve"> PAGEREF _Toc38287745 \h </w:instrText>
            </w:r>
            <w:r w:rsidR="00E56955">
              <w:rPr>
                <w:noProof/>
                <w:webHidden/>
              </w:rPr>
            </w:r>
            <w:r w:rsidR="00E56955">
              <w:rPr>
                <w:noProof/>
                <w:webHidden/>
              </w:rPr>
              <w:fldChar w:fldCharType="separate"/>
            </w:r>
            <w:r w:rsidR="00E56955">
              <w:rPr>
                <w:noProof/>
                <w:webHidden/>
              </w:rPr>
              <w:t>25</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46" w:history="1">
            <w:r w:rsidR="00E56955" w:rsidRPr="00C14905">
              <w:rPr>
                <w:rStyle w:val="Hyperlink"/>
                <w:noProof/>
              </w:rPr>
              <w:t>20.1</w:t>
            </w:r>
            <w:r w:rsidR="00E56955">
              <w:rPr>
                <w:rFonts w:eastAsiaTheme="minorEastAsia" w:cstheme="minorBidi"/>
                <w:noProof/>
                <w:szCs w:val="22"/>
                <w:lang w:bidi="ar-SA"/>
              </w:rPr>
              <w:tab/>
            </w:r>
            <w:r w:rsidR="00E56955" w:rsidRPr="00C14905">
              <w:rPr>
                <w:rStyle w:val="Hyperlink"/>
                <w:noProof/>
              </w:rPr>
              <w:t>Requirement clarifications</w:t>
            </w:r>
            <w:r w:rsidR="00E56955">
              <w:rPr>
                <w:noProof/>
                <w:webHidden/>
              </w:rPr>
              <w:tab/>
            </w:r>
            <w:r w:rsidR="00E56955">
              <w:rPr>
                <w:noProof/>
                <w:webHidden/>
              </w:rPr>
              <w:fldChar w:fldCharType="begin"/>
            </w:r>
            <w:r w:rsidR="00E56955">
              <w:rPr>
                <w:noProof/>
                <w:webHidden/>
              </w:rPr>
              <w:instrText xml:space="preserve"> PAGEREF _Toc38287746 \h </w:instrText>
            </w:r>
            <w:r w:rsidR="00E56955">
              <w:rPr>
                <w:noProof/>
                <w:webHidden/>
              </w:rPr>
            </w:r>
            <w:r w:rsidR="00E56955">
              <w:rPr>
                <w:noProof/>
                <w:webHidden/>
              </w:rPr>
              <w:fldChar w:fldCharType="separate"/>
            </w:r>
            <w:r w:rsidR="00E56955">
              <w:rPr>
                <w:noProof/>
                <w:webHidden/>
              </w:rPr>
              <w:t>25</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47" w:history="1">
            <w:r w:rsidR="00E56955" w:rsidRPr="00C14905">
              <w:rPr>
                <w:rStyle w:val="Hyperlink"/>
                <w:noProof/>
              </w:rPr>
              <w:t>20.2</w:t>
            </w:r>
            <w:r w:rsidR="00E56955">
              <w:rPr>
                <w:rFonts w:eastAsiaTheme="minorEastAsia" w:cstheme="minorBidi"/>
                <w:noProof/>
                <w:szCs w:val="22"/>
                <w:lang w:bidi="ar-SA"/>
              </w:rPr>
              <w:tab/>
            </w:r>
            <w:r w:rsidR="00E56955" w:rsidRPr="00C14905">
              <w:rPr>
                <w:rStyle w:val="Hyperlink"/>
                <w:noProof/>
              </w:rPr>
              <w:t>Test cases</w:t>
            </w:r>
            <w:r w:rsidR="00E56955">
              <w:rPr>
                <w:noProof/>
                <w:webHidden/>
              </w:rPr>
              <w:tab/>
            </w:r>
            <w:r w:rsidR="00E56955">
              <w:rPr>
                <w:noProof/>
                <w:webHidden/>
              </w:rPr>
              <w:fldChar w:fldCharType="begin"/>
            </w:r>
            <w:r w:rsidR="00E56955">
              <w:rPr>
                <w:noProof/>
                <w:webHidden/>
              </w:rPr>
              <w:instrText xml:space="preserve"> PAGEREF _Toc38287747 \h </w:instrText>
            </w:r>
            <w:r w:rsidR="00E56955">
              <w:rPr>
                <w:noProof/>
                <w:webHidden/>
              </w:rPr>
            </w:r>
            <w:r w:rsidR="00E56955">
              <w:rPr>
                <w:noProof/>
                <w:webHidden/>
              </w:rPr>
              <w:fldChar w:fldCharType="separate"/>
            </w:r>
            <w:r w:rsidR="00E56955">
              <w:rPr>
                <w:noProof/>
                <w:webHidden/>
              </w:rPr>
              <w:t>25</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48" w:history="1">
            <w:r w:rsidR="00E56955" w:rsidRPr="00C14905">
              <w:rPr>
                <w:rStyle w:val="Hyperlink"/>
                <w:noProof/>
              </w:rPr>
              <w:t>20.3</w:t>
            </w:r>
            <w:r w:rsidR="00E56955">
              <w:rPr>
                <w:rFonts w:eastAsiaTheme="minorEastAsia" w:cstheme="minorBidi"/>
                <w:noProof/>
                <w:szCs w:val="22"/>
                <w:lang w:bidi="ar-SA"/>
              </w:rPr>
              <w:tab/>
            </w:r>
            <w:r w:rsidR="00E56955" w:rsidRPr="00C14905">
              <w:rPr>
                <w:rStyle w:val="Hyperlink"/>
                <w:noProof/>
              </w:rPr>
              <w:t>Release notes</w:t>
            </w:r>
            <w:r w:rsidR="00E56955">
              <w:rPr>
                <w:noProof/>
                <w:webHidden/>
              </w:rPr>
              <w:tab/>
            </w:r>
            <w:r w:rsidR="00E56955">
              <w:rPr>
                <w:noProof/>
                <w:webHidden/>
              </w:rPr>
              <w:fldChar w:fldCharType="begin"/>
            </w:r>
            <w:r w:rsidR="00E56955">
              <w:rPr>
                <w:noProof/>
                <w:webHidden/>
              </w:rPr>
              <w:instrText xml:space="preserve"> PAGEREF _Toc38287748 \h </w:instrText>
            </w:r>
            <w:r w:rsidR="00E56955">
              <w:rPr>
                <w:noProof/>
                <w:webHidden/>
              </w:rPr>
            </w:r>
            <w:r w:rsidR="00E56955">
              <w:rPr>
                <w:noProof/>
                <w:webHidden/>
              </w:rPr>
              <w:fldChar w:fldCharType="separate"/>
            </w:r>
            <w:r w:rsidR="00E56955">
              <w:rPr>
                <w:noProof/>
                <w:webHidden/>
              </w:rPr>
              <w:t>25</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49" w:history="1">
            <w:r w:rsidR="00E56955" w:rsidRPr="00C14905">
              <w:rPr>
                <w:rStyle w:val="Hyperlink"/>
                <w:noProof/>
              </w:rPr>
              <w:t>21</w:t>
            </w:r>
            <w:r w:rsidR="00E56955">
              <w:rPr>
                <w:rFonts w:eastAsiaTheme="minorEastAsia" w:cstheme="minorBidi"/>
                <w:noProof/>
                <w:szCs w:val="22"/>
                <w:lang w:bidi="ar-SA"/>
              </w:rPr>
              <w:tab/>
            </w:r>
            <w:r w:rsidR="00E56955" w:rsidRPr="00C14905">
              <w:rPr>
                <w:rStyle w:val="Hyperlink"/>
                <w:noProof/>
              </w:rPr>
              <w:t>Testing Entry and Exit Criteria</w:t>
            </w:r>
            <w:r w:rsidR="00E56955">
              <w:rPr>
                <w:noProof/>
                <w:webHidden/>
              </w:rPr>
              <w:tab/>
            </w:r>
            <w:r w:rsidR="00E56955">
              <w:rPr>
                <w:noProof/>
                <w:webHidden/>
              </w:rPr>
              <w:fldChar w:fldCharType="begin"/>
            </w:r>
            <w:r w:rsidR="00E56955">
              <w:rPr>
                <w:noProof/>
                <w:webHidden/>
              </w:rPr>
              <w:instrText xml:space="preserve"> PAGEREF _Toc38287749 \h </w:instrText>
            </w:r>
            <w:r w:rsidR="00E56955">
              <w:rPr>
                <w:noProof/>
                <w:webHidden/>
              </w:rPr>
            </w:r>
            <w:r w:rsidR="00E56955">
              <w:rPr>
                <w:noProof/>
                <w:webHidden/>
              </w:rPr>
              <w:fldChar w:fldCharType="separate"/>
            </w:r>
            <w:r w:rsidR="00E56955">
              <w:rPr>
                <w:noProof/>
                <w:webHidden/>
              </w:rPr>
              <w:t>26</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50" w:history="1">
            <w:r w:rsidR="00E56955" w:rsidRPr="00C14905">
              <w:rPr>
                <w:rStyle w:val="Hyperlink"/>
                <w:noProof/>
              </w:rPr>
              <w:t>21.1</w:t>
            </w:r>
            <w:r w:rsidR="00E56955">
              <w:rPr>
                <w:rFonts w:eastAsiaTheme="minorEastAsia" w:cstheme="minorBidi"/>
                <w:noProof/>
                <w:szCs w:val="22"/>
                <w:lang w:bidi="ar-SA"/>
              </w:rPr>
              <w:tab/>
            </w:r>
            <w:r w:rsidR="00E56955" w:rsidRPr="00C14905">
              <w:rPr>
                <w:rStyle w:val="Hyperlink"/>
                <w:noProof/>
              </w:rPr>
              <w:t>Entry criteria</w:t>
            </w:r>
            <w:r w:rsidR="00E56955">
              <w:rPr>
                <w:noProof/>
                <w:webHidden/>
              </w:rPr>
              <w:tab/>
            </w:r>
            <w:r w:rsidR="00E56955">
              <w:rPr>
                <w:noProof/>
                <w:webHidden/>
              </w:rPr>
              <w:fldChar w:fldCharType="begin"/>
            </w:r>
            <w:r w:rsidR="00E56955">
              <w:rPr>
                <w:noProof/>
                <w:webHidden/>
              </w:rPr>
              <w:instrText xml:space="preserve"> PAGEREF _Toc38287750 \h </w:instrText>
            </w:r>
            <w:r w:rsidR="00E56955">
              <w:rPr>
                <w:noProof/>
                <w:webHidden/>
              </w:rPr>
            </w:r>
            <w:r w:rsidR="00E56955">
              <w:rPr>
                <w:noProof/>
                <w:webHidden/>
              </w:rPr>
              <w:fldChar w:fldCharType="separate"/>
            </w:r>
            <w:r w:rsidR="00E56955">
              <w:rPr>
                <w:noProof/>
                <w:webHidden/>
              </w:rPr>
              <w:t>26</w:t>
            </w:r>
            <w:r w:rsidR="00E56955">
              <w:rPr>
                <w:noProof/>
                <w:webHidden/>
              </w:rPr>
              <w:fldChar w:fldCharType="end"/>
            </w:r>
          </w:hyperlink>
        </w:p>
        <w:p w:rsidR="00E56955" w:rsidRDefault="005F704E">
          <w:pPr>
            <w:pStyle w:val="TOC2"/>
            <w:tabs>
              <w:tab w:val="left" w:pos="880"/>
              <w:tab w:val="right" w:leader="dot" w:pos="9350"/>
            </w:tabs>
            <w:rPr>
              <w:rFonts w:eastAsiaTheme="minorEastAsia" w:cstheme="minorBidi"/>
              <w:noProof/>
              <w:szCs w:val="22"/>
              <w:lang w:bidi="ar-SA"/>
            </w:rPr>
          </w:pPr>
          <w:hyperlink w:anchor="_Toc38287751" w:history="1">
            <w:r w:rsidR="00E56955" w:rsidRPr="00C14905">
              <w:rPr>
                <w:rStyle w:val="Hyperlink"/>
                <w:noProof/>
              </w:rPr>
              <w:t>21.2</w:t>
            </w:r>
            <w:r w:rsidR="00E56955">
              <w:rPr>
                <w:rFonts w:eastAsiaTheme="minorEastAsia" w:cstheme="minorBidi"/>
                <w:noProof/>
                <w:szCs w:val="22"/>
                <w:lang w:bidi="ar-SA"/>
              </w:rPr>
              <w:tab/>
            </w:r>
            <w:r w:rsidR="00E56955" w:rsidRPr="00C14905">
              <w:rPr>
                <w:rStyle w:val="Hyperlink"/>
                <w:noProof/>
              </w:rPr>
              <w:t>Exit criteria</w:t>
            </w:r>
            <w:r w:rsidR="00E56955">
              <w:rPr>
                <w:noProof/>
                <w:webHidden/>
              </w:rPr>
              <w:tab/>
            </w:r>
            <w:r w:rsidR="00E56955">
              <w:rPr>
                <w:noProof/>
                <w:webHidden/>
              </w:rPr>
              <w:fldChar w:fldCharType="begin"/>
            </w:r>
            <w:r w:rsidR="00E56955">
              <w:rPr>
                <w:noProof/>
                <w:webHidden/>
              </w:rPr>
              <w:instrText xml:space="preserve"> PAGEREF _Toc38287751 \h </w:instrText>
            </w:r>
            <w:r w:rsidR="00E56955">
              <w:rPr>
                <w:noProof/>
                <w:webHidden/>
              </w:rPr>
            </w:r>
            <w:r w:rsidR="00E56955">
              <w:rPr>
                <w:noProof/>
                <w:webHidden/>
              </w:rPr>
              <w:fldChar w:fldCharType="separate"/>
            </w:r>
            <w:r w:rsidR="00E56955">
              <w:rPr>
                <w:noProof/>
                <w:webHidden/>
              </w:rPr>
              <w:t>27</w:t>
            </w:r>
            <w:r w:rsidR="00E56955">
              <w:rPr>
                <w:noProof/>
                <w:webHidden/>
              </w:rPr>
              <w:fldChar w:fldCharType="end"/>
            </w:r>
          </w:hyperlink>
        </w:p>
        <w:p w:rsidR="00E56955" w:rsidRDefault="005F704E">
          <w:pPr>
            <w:pStyle w:val="TOC1"/>
            <w:tabs>
              <w:tab w:val="left" w:pos="660"/>
              <w:tab w:val="right" w:leader="dot" w:pos="9350"/>
            </w:tabs>
            <w:rPr>
              <w:rFonts w:eastAsiaTheme="minorEastAsia" w:cstheme="minorBidi"/>
              <w:noProof/>
              <w:szCs w:val="22"/>
              <w:lang w:bidi="ar-SA"/>
            </w:rPr>
          </w:pPr>
          <w:hyperlink w:anchor="_Toc38287752" w:history="1">
            <w:r w:rsidR="00E56955" w:rsidRPr="00C14905">
              <w:rPr>
                <w:rStyle w:val="Hyperlink"/>
                <w:noProof/>
              </w:rPr>
              <w:t>22</w:t>
            </w:r>
            <w:r w:rsidR="00E56955">
              <w:rPr>
                <w:rFonts w:eastAsiaTheme="minorEastAsia" w:cstheme="minorBidi"/>
                <w:noProof/>
                <w:szCs w:val="22"/>
                <w:lang w:bidi="ar-SA"/>
              </w:rPr>
              <w:tab/>
            </w:r>
            <w:r w:rsidR="00E56955" w:rsidRPr="00C14905">
              <w:rPr>
                <w:rStyle w:val="Hyperlink"/>
                <w:noProof/>
              </w:rPr>
              <w:t>Defect Management</w:t>
            </w:r>
            <w:r w:rsidR="00E56955">
              <w:rPr>
                <w:noProof/>
                <w:webHidden/>
              </w:rPr>
              <w:tab/>
            </w:r>
            <w:r w:rsidR="00E56955">
              <w:rPr>
                <w:noProof/>
                <w:webHidden/>
              </w:rPr>
              <w:fldChar w:fldCharType="begin"/>
            </w:r>
            <w:r w:rsidR="00E56955">
              <w:rPr>
                <w:noProof/>
                <w:webHidden/>
              </w:rPr>
              <w:instrText xml:space="preserve"> PAGEREF _Toc38287752 \h </w:instrText>
            </w:r>
            <w:r w:rsidR="00E56955">
              <w:rPr>
                <w:noProof/>
                <w:webHidden/>
              </w:rPr>
            </w:r>
            <w:r w:rsidR="00E56955">
              <w:rPr>
                <w:noProof/>
                <w:webHidden/>
              </w:rPr>
              <w:fldChar w:fldCharType="separate"/>
            </w:r>
            <w:r w:rsidR="00E56955">
              <w:rPr>
                <w:noProof/>
                <w:webHidden/>
              </w:rPr>
              <w:t>27</w:t>
            </w:r>
            <w:r w:rsidR="00E56955">
              <w:rPr>
                <w:noProof/>
                <w:webHidden/>
              </w:rPr>
              <w:fldChar w:fldCharType="end"/>
            </w:r>
          </w:hyperlink>
        </w:p>
        <w:p w:rsidR="00D74268" w:rsidRDefault="00651584" w:rsidP="00F54768">
          <w:pPr>
            <w:rPr>
              <w:b/>
              <w:bCs/>
              <w:noProof/>
            </w:rPr>
          </w:pPr>
          <w:r>
            <w:rPr>
              <w:b/>
              <w:bCs/>
              <w:noProof/>
            </w:rPr>
            <w:fldChar w:fldCharType="end"/>
          </w:r>
        </w:p>
      </w:sdtContent>
    </w:sdt>
    <w:p w:rsidR="00F54768" w:rsidRDefault="00F54768" w:rsidP="00F54768">
      <w:pPr>
        <w:rPr>
          <w:b/>
          <w:bCs/>
          <w:noProof/>
        </w:rPr>
      </w:pPr>
    </w:p>
    <w:p w:rsidR="00F54768" w:rsidRDefault="00F54768" w:rsidP="00F54768">
      <w:pPr>
        <w:rPr>
          <w:b/>
          <w:bCs/>
          <w:noProof/>
        </w:rPr>
      </w:pPr>
    </w:p>
    <w:p w:rsidR="00F54768" w:rsidRDefault="00F54768" w:rsidP="00F54768">
      <w:pPr>
        <w:rPr>
          <w:b/>
          <w:bCs/>
          <w:noProof/>
        </w:rPr>
      </w:pPr>
    </w:p>
    <w:p w:rsidR="00F54768" w:rsidRDefault="00F54768" w:rsidP="00F54768">
      <w:pPr>
        <w:rPr>
          <w:b/>
          <w:bCs/>
          <w:noProof/>
        </w:rPr>
      </w:pPr>
    </w:p>
    <w:p w:rsidR="00F54768" w:rsidRDefault="00F54768" w:rsidP="00F54768">
      <w:pPr>
        <w:rPr>
          <w:b/>
          <w:bCs/>
          <w:noProof/>
        </w:rPr>
      </w:pPr>
    </w:p>
    <w:p w:rsidR="00F236F1" w:rsidRPr="000A63CF" w:rsidRDefault="00AF6135" w:rsidP="00F236F1">
      <w:pPr>
        <w:pStyle w:val="Heading1"/>
      </w:pPr>
      <w:bookmarkStart w:id="20" w:name="_Toc38287696"/>
      <w:r w:rsidRPr="000A63CF">
        <w:lastRenderedPageBreak/>
        <w:t>Overview</w:t>
      </w:r>
      <w:bookmarkEnd w:id="20"/>
    </w:p>
    <w:p w:rsidR="00AF6135" w:rsidRDefault="00AF6135" w:rsidP="00AF6135">
      <w:pPr>
        <w:pStyle w:val="Heading2"/>
      </w:pPr>
      <w:bookmarkStart w:id="21" w:name="_Toc38287697"/>
      <w:r w:rsidRPr="00AF6135">
        <w:t>Current System</w:t>
      </w:r>
      <w:bookmarkEnd w:id="21"/>
    </w:p>
    <w:p w:rsidR="00A55971" w:rsidRDefault="00A55971" w:rsidP="00A55971">
      <w:pPr>
        <w:rPr>
          <w:rFonts w:ascii="Segoe UI" w:hAnsi="Segoe UI" w:cs="Segoe UI"/>
        </w:rPr>
      </w:pPr>
      <w:r>
        <w:rPr>
          <w:rFonts w:ascii="Segoe UI" w:hAnsi="Segoe UI" w:cs="Segoe UI"/>
        </w:rPr>
        <w:t xml:space="preserve">OTTOPro is a calculation tool for construction industries. It also includes information of organization, customer, supplier, articles along with dimensions </w:t>
      </w:r>
      <w:r w:rsidR="00111034">
        <w:rPr>
          <w:rFonts w:ascii="Segoe UI" w:hAnsi="Segoe UI" w:cs="Segoe UI"/>
        </w:rPr>
        <w:t>along with prices</w:t>
      </w:r>
      <w:r>
        <w:rPr>
          <w:rFonts w:ascii="Segoe UI" w:hAnsi="Segoe UI" w:cs="Segoe UI"/>
        </w:rPr>
        <w:t>.</w:t>
      </w:r>
    </w:p>
    <w:p w:rsidR="00A55971" w:rsidRDefault="00A55971" w:rsidP="00A55971">
      <w:pPr>
        <w:rPr>
          <w:rFonts w:ascii="Segoe UI" w:hAnsi="Segoe UI" w:cs="Segoe UI"/>
        </w:rPr>
      </w:pPr>
      <w:r>
        <w:rPr>
          <w:rFonts w:ascii="Segoe UI" w:hAnsi="Segoe UI" w:cs="Segoe UI"/>
        </w:rPr>
        <w:t>Project will have many sub modules like Project meta data, LV Positions, Bulk or Batch processing and few additional cost. We can also send proposals to customers and send price enquiry to suppliers.</w:t>
      </w:r>
    </w:p>
    <w:p w:rsidR="00A55971" w:rsidRDefault="00A55971" w:rsidP="00A55971">
      <w:pPr>
        <w:rPr>
          <w:rFonts w:ascii="Segoe UI" w:hAnsi="Segoe UI" w:cs="Segoe UI"/>
        </w:rPr>
      </w:pPr>
      <w:r>
        <w:rPr>
          <w:rFonts w:ascii="Segoe UI" w:hAnsi="Segoe UI" w:cs="Segoe UI"/>
        </w:rPr>
        <w:t xml:space="preserve">There other modules like GAEB import and Export, DATANORM import, Submitting prices from suppliers to positions, delivery and invoicing. </w:t>
      </w:r>
    </w:p>
    <w:p w:rsidR="00A55971" w:rsidRDefault="009312E5" w:rsidP="00A55971">
      <w:r w:rsidRPr="00FF7035">
        <w:rPr>
          <w:rFonts w:ascii="Segoe UI" w:hAnsi="Segoe UI" w:cs="Segoe UI"/>
          <w:noProof/>
          <w:lang w:bidi="ar-SA"/>
        </w:rPr>
        <w:drawing>
          <wp:inline distT="0" distB="0" distL="0" distR="0" wp14:anchorId="3194DAFA" wp14:editId="36A181FC">
            <wp:extent cx="5943600" cy="3226435"/>
            <wp:effectExtent l="19050" t="19050" r="1905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6435"/>
                    </a:xfrm>
                    <a:prstGeom prst="rect">
                      <a:avLst/>
                    </a:prstGeom>
                    <a:ln>
                      <a:solidFill>
                        <a:schemeClr val="tx1"/>
                      </a:solidFill>
                    </a:ln>
                  </pic:spPr>
                </pic:pic>
              </a:graphicData>
            </a:graphic>
          </wp:inline>
        </w:drawing>
      </w:r>
    </w:p>
    <w:p w:rsidR="00AF6135" w:rsidRDefault="00334B24" w:rsidP="002778E4">
      <w:pPr>
        <w:rPr>
          <w:rFonts w:asciiTheme="majorHAnsi" w:eastAsiaTheme="majorEastAsia" w:hAnsiTheme="majorHAnsi" w:cstheme="majorBidi"/>
          <w:color w:val="2E74B5" w:themeColor="accent1" w:themeShade="BF"/>
          <w:sz w:val="26"/>
          <w:szCs w:val="23"/>
        </w:rPr>
      </w:pPr>
      <w:r w:rsidRPr="00334B24">
        <w:rPr>
          <w:noProof/>
          <w:lang w:bidi="ar-SA"/>
        </w:rPr>
        <w:lastRenderedPageBreak/>
        <w:drawing>
          <wp:inline distT="0" distB="0" distL="0" distR="0" wp14:anchorId="6D04803A" wp14:editId="60B82F8C">
            <wp:extent cx="5943600" cy="33883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8360"/>
                    </a:xfrm>
                    <a:prstGeom prst="rect">
                      <a:avLst/>
                    </a:prstGeom>
                    <a:ln>
                      <a:solidFill>
                        <a:schemeClr val="tx1"/>
                      </a:solidFill>
                    </a:ln>
                  </pic:spPr>
                </pic:pic>
              </a:graphicData>
            </a:graphic>
          </wp:inline>
        </w:drawing>
      </w:r>
    </w:p>
    <w:p w:rsidR="00300E24" w:rsidRDefault="00300E24" w:rsidP="00300E24">
      <w:pPr>
        <w:pStyle w:val="Heading2"/>
        <w:rPr>
          <w:rStyle w:val="Heading2Char"/>
        </w:rPr>
      </w:pPr>
      <w:bookmarkStart w:id="22" w:name="_Toc38287698"/>
      <w:r w:rsidRPr="00300E24">
        <w:rPr>
          <w:rStyle w:val="Heading2Char"/>
        </w:rPr>
        <w:t>Existing system</w:t>
      </w:r>
      <w:r w:rsidR="00613E15">
        <w:rPr>
          <w:rStyle w:val="Heading2Char"/>
        </w:rPr>
        <w:t>(IGEL)</w:t>
      </w:r>
      <w:bookmarkEnd w:id="22"/>
    </w:p>
    <w:p w:rsidR="000630E5" w:rsidRDefault="000630E5" w:rsidP="000630E5">
      <w:r>
        <w:t>IGEL was developed using VB 5.0 with basic features. It is not so user friendly with current usage of application.</w:t>
      </w:r>
    </w:p>
    <w:p w:rsidR="000630E5" w:rsidRDefault="000630E5" w:rsidP="000630E5">
      <w:r>
        <w:t>Here few major features not exist in IGEL</w:t>
      </w:r>
    </w:p>
    <w:p w:rsidR="000630E5" w:rsidRDefault="000630E5" w:rsidP="000630E5">
      <w:pPr>
        <w:pStyle w:val="ListParagraph"/>
        <w:numPr>
          <w:ilvl w:val="0"/>
          <w:numId w:val="40"/>
        </w:numPr>
      </w:pPr>
      <w:r>
        <w:t>Import and Export of XML version of GAEB files.</w:t>
      </w:r>
    </w:p>
    <w:p w:rsidR="000630E5" w:rsidRDefault="000630E5" w:rsidP="000630E5">
      <w:pPr>
        <w:pStyle w:val="ListParagraph"/>
        <w:numPr>
          <w:ilvl w:val="0"/>
          <w:numId w:val="40"/>
        </w:numPr>
      </w:pPr>
      <w:r>
        <w:t>Lang text with Images, media and links.</w:t>
      </w:r>
    </w:p>
    <w:p w:rsidR="000630E5" w:rsidRDefault="000630E5" w:rsidP="000630E5">
      <w:pPr>
        <w:pStyle w:val="ListParagraph"/>
        <w:numPr>
          <w:ilvl w:val="0"/>
          <w:numId w:val="40"/>
        </w:numPr>
      </w:pPr>
      <w:r>
        <w:t>View of LV details, Cost Details and tabular view in single form.</w:t>
      </w:r>
    </w:p>
    <w:p w:rsidR="000630E5" w:rsidRDefault="000630E5" w:rsidP="000630E5">
      <w:pPr>
        <w:pStyle w:val="ListParagraph"/>
        <w:numPr>
          <w:ilvl w:val="0"/>
          <w:numId w:val="40"/>
        </w:numPr>
      </w:pPr>
      <w:r>
        <w:t>View Position hierarchy.</w:t>
      </w:r>
    </w:p>
    <w:p w:rsidR="000630E5" w:rsidRDefault="000630E5" w:rsidP="000630E5">
      <w:pPr>
        <w:pStyle w:val="ListParagraph"/>
        <w:numPr>
          <w:ilvl w:val="0"/>
          <w:numId w:val="40"/>
        </w:numPr>
      </w:pPr>
      <w:r>
        <w:t>Grid printing and exporting.</w:t>
      </w:r>
    </w:p>
    <w:p w:rsidR="000630E5" w:rsidRDefault="000630E5" w:rsidP="000630E5">
      <w:r w:rsidRPr="005E05E5">
        <w:rPr>
          <w:noProof/>
          <w:lang w:bidi="ar-SA"/>
        </w:rPr>
        <w:lastRenderedPageBreak/>
        <w:drawing>
          <wp:inline distT="0" distB="0" distL="0" distR="0" wp14:anchorId="1504FF14" wp14:editId="7BBA6759">
            <wp:extent cx="5943600" cy="3579495"/>
            <wp:effectExtent l="19050" t="19050" r="19050" b="209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964" t="4394" r="9920" b="9834"/>
                    <a:stretch/>
                  </pic:blipFill>
                  <pic:spPr bwMode="auto">
                    <a:xfrm>
                      <a:off x="0" y="0"/>
                      <a:ext cx="5943600" cy="3579495"/>
                    </a:xfrm>
                    <a:prstGeom prst="rect">
                      <a:avLst/>
                    </a:prstGeom>
                    <a:noFill/>
                    <a:ln>
                      <a:solidFill>
                        <a:schemeClr val="tx1"/>
                      </a:solidFill>
                    </a:ln>
                    <a:extLst/>
                  </pic:spPr>
                </pic:pic>
              </a:graphicData>
            </a:graphic>
          </wp:inline>
        </w:drawing>
      </w:r>
    </w:p>
    <w:p w:rsidR="00AF6135" w:rsidRDefault="00AF6135" w:rsidP="00AF6135">
      <w:pPr>
        <w:pStyle w:val="Heading1"/>
      </w:pPr>
      <w:bookmarkStart w:id="23" w:name="_Toc38287699"/>
      <w:r w:rsidRPr="00AF6135">
        <w:t>Technologies</w:t>
      </w:r>
      <w:bookmarkEnd w:id="23"/>
    </w:p>
    <w:p w:rsidR="00861A49" w:rsidRDefault="00861A49" w:rsidP="00861A49">
      <w:pPr>
        <w:pStyle w:val="ListParagraph"/>
        <w:numPr>
          <w:ilvl w:val="0"/>
          <w:numId w:val="3"/>
        </w:numPr>
      </w:pPr>
      <w:r>
        <w:t>C#</w:t>
      </w:r>
    </w:p>
    <w:p w:rsidR="00861A49" w:rsidRDefault="00861A49" w:rsidP="00861A49">
      <w:pPr>
        <w:pStyle w:val="ListParagraph"/>
        <w:numPr>
          <w:ilvl w:val="0"/>
          <w:numId w:val="3"/>
        </w:numPr>
      </w:pPr>
      <w:r>
        <w:t>VB.net</w:t>
      </w:r>
    </w:p>
    <w:p w:rsidR="00861A49" w:rsidRDefault="00861A49" w:rsidP="00861A49">
      <w:pPr>
        <w:pStyle w:val="ListParagraph"/>
        <w:numPr>
          <w:ilvl w:val="0"/>
          <w:numId w:val="3"/>
        </w:numPr>
      </w:pPr>
      <w:r>
        <w:t>Windows Forms</w:t>
      </w:r>
    </w:p>
    <w:p w:rsidR="00861A49" w:rsidRDefault="00861A49" w:rsidP="00861A49">
      <w:pPr>
        <w:pStyle w:val="ListParagraph"/>
        <w:numPr>
          <w:ilvl w:val="0"/>
          <w:numId w:val="3"/>
        </w:numPr>
      </w:pPr>
      <w:r>
        <w:t>Microsoft SQL Server 2008 R2</w:t>
      </w:r>
    </w:p>
    <w:p w:rsidR="00861A49" w:rsidRDefault="00861A49" w:rsidP="00861A49">
      <w:pPr>
        <w:pStyle w:val="ListParagraph"/>
        <w:numPr>
          <w:ilvl w:val="0"/>
          <w:numId w:val="3"/>
        </w:numPr>
      </w:pPr>
      <w:r>
        <w:t>MS word templates</w:t>
      </w:r>
    </w:p>
    <w:p w:rsidR="00861A49" w:rsidRPr="00861A49" w:rsidRDefault="00861A49" w:rsidP="00861A49">
      <w:pPr>
        <w:pStyle w:val="ListParagraph"/>
        <w:numPr>
          <w:ilvl w:val="0"/>
          <w:numId w:val="3"/>
        </w:numPr>
      </w:pPr>
      <w:r>
        <w:t>Microsoft add in projects</w:t>
      </w:r>
    </w:p>
    <w:p w:rsidR="00F236F1" w:rsidRDefault="00AF6135" w:rsidP="00AF6135">
      <w:pPr>
        <w:pStyle w:val="Heading1"/>
      </w:pPr>
      <w:bookmarkStart w:id="24" w:name="_Toc38287700"/>
      <w:r w:rsidRPr="00AF6135">
        <w:t>Third party tools</w:t>
      </w:r>
      <w:bookmarkEnd w:id="24"/>
    </w:p>
    <w:p w:rsidR="00861A49" w:rsidRDefault="00861A49" w:rsidP="00861A49">
      <w:pPr>
        <w:pStyle w:val="ListParagraph"/>
        <w:numPr>
          <w:ilvl w:val="0"/>
          <w:numId w:val="4"/>
        </w:numPr>
      </w:pPr>
      <w:r>
        <w:t>DevExpress Windows Forms Controls</w:t>
      </w:r>
      <w:r w:rsidR="005D701F">
        <w:t xml:space="preserve"> 18.2.10</w:t>
      </w:r>
    </w:p>
    <w:p w:rsidR="00861A49" w:rsidRDefault="00861A49" w:rsidP="00861A49">
      <w:pPr>
        <w:pStyle w:val="ListParagraph"/>
        <w:numPr>
          <w:ilvl w:val="0"/>
          <w:numId w:val="4"/>
        </w:numPr>
      </w:pPr>
      <w:r>
        <w:t xml:space="preserve">GAEB Converter 9 and GAEB </w:t>
      </w:r>
      <w:proofErr w:type="spellStart"/>
      <w:r>
        <w:t>dll</w:t>
      </w:r>
      <w:proofErr w:type="spellEnd"/>
      <w:r>
        <w:t>.</w:t>
      </w:r>
    </w:p>
    <w:p w:rsidR="00861A49" w:rsidRPr="00861A49" w:rsidRDefault="008D53D9" w:rsidP="00861A49">
      <w:pPr>
        <w:pStyle w:val="ListParagraph"/>
        <w:numPr>
          <w:ilvl w:val="0"/>
          <w:numId w:val="4"/>
        </w:numPr>
      </w:pPr>
      <w:r>
        <w:t>Data Cross Media API for Importing Data Norm Files.</w:t>
      </w:r>
    </w:p>
    <w:p w:rsidR="00AF6135" w:rsidRDefault="00AF6135" w:rsidP="00AF6135">
      <w:pPr>
        <w:pStyle w:val="Heading1"/>
      </w:pPr>
      <w:bookmarkStart w:id="25" w:name="_Toc38287701"/>
      <w:r w:rsidRPr="00AF6135">
        <w:t>IDE tools</w:t>
      </w:r>
      <w:bookmarkEnd w:id="25"/>
    </w:p>
    <w:p w:rsidR="003B17E4" w:rsidRDefault="007E789F" w:rsidP="003B17E4">
      <w:pPr>
        <w:pStyle w:val="ListParagraph"/>
        <w:numPr>
          <w:ilvl w:val="0"/>
          <w:numId w:val="5"/>
        </w:numPr>
      </w:pPr>
      <w:r>
        <w:t>Visual Studio Professional 2015</w:t>
      </w:r>
    </w:p>
    <w:p w:rsidR="003B17E4" w:rsidRPr="003B17E4" w:rsidRDefault="00EE504A" w:rsidP="003B17E4">
      <w:pPr>
        <w:pStyle w:val="ListParagraph"/>
        <w:numPr>
          <w:ilvl w:val="0"/>
          <w:numId w:val="5"/>
        </w:numPr>
      </w:pPr>
      <w:r>
        <w:t>SQL Management Studio 2017</w:t>
      </w:r>
    </w:p>
    <w:p w:rsidR="00AF6135" w:rsidRDefault="00AF6135" w:rsidP="00AF6135">
      <w:pPr>
        <w:pStyle w:val="Heading1"/>
      </w:pPr>
      <w:bookmarkStart w:id="26" w:name="_Toc38287702"/>
      <w:r w:rsidRPr="00AF6135">
        <w:t>Software requirements</w:t>
      </w:r>
      <w:bookmarkEnd w:id="26"/>
    </w:p>
    <w:p w:rsidR="003B17E4" w:rsidRDefault="003B17E4" w:rsidP="003B17E4">
      <w:pPr>
        <w:pStyle w:val="ListParagraph"/>
        <w:numPr>
          <w:ilvl w:val="0"/>
          <w:numId w:val="6"/>
        </w:numPr>
      </w:pPr>
      <w:r>
        <w:t>Windows 7</w:t>
      </w:r>
      <w:r w:rsidR="00C73715">
        <w:t>/8/10</w:t>
      </w:r>
      <w:r>
        <w:t xml:space="preserve"> (64-bit/32-bit)</w:t>
      </w:r>
    </w:p>
    <w:p w:rsidR="003B17E4" w:rsidRDefault="003B17E4" w:rsidP="003B17E4">
      <w:pPr>
        <w:pStyle w:val="ListParagraph"/>
        <w:numPr>
          <w:ilvl w:val="0"/>
          <w:numId w:val="6"/>
        </w:numPr>
      </w:pPr>
      <w:r>
        <w:t>MS office 2013</w:t>
      </w:r>
      <w:r w:rsidR="00821C1A">
        <w:t>/2016/2019</w:t>
      </w:r>
    </w:p>
    <w:p w:rsidR="00CF3327" w:rsidRPr="003B17E4" w:rsidRDefault="003B17E4" w:rsidP="00CF3327">
      <w:pPr>
        <w:pStyle w:val="ListParagraph"/>
        <w:numPr>
          <w:ilvl w:val="0"/>
          <w:numId w:val="6"/>
        </w:numPr>
      </w:pPr>
      <w:r>
        <w:t>GAEB Converter 9</w:t>
      </w:r>
    </w:p>
    <w:p w:rsidR="00AF6135" w:rsidRDefault="00AF6135" w:rsidP="00AF6135">
      <w:pPr>
        <w:pStyle w:val="Heading1"/>
      </w:pPr>
      <w:bookmarkStart w:id="27" w:name="_Toc38287703"/>
      <w:r w:rsidRPr="00AF6135">
        <w:lastRenderedPageBreak/>
        <w:t>Hardware Requirements</w:t>
      </w:r>
      <w:bookmarkEnd w:id="27"/>
    </w:p>
    <w:p w:rsidR="001E7F16" w:rsidRDefault="001E7F16" w:rsidP="001E7F16">
      <w:pPr>
        <w:pStyle w:val="ListParagraph"/>
        <w:numPr>
          <w:ilvl w:val="0"/>
          <w:numId w:val="7"/>
        </w:numPr>
      </w:pPr>
      <w:r>
        <w:t>Processor type: Pentium IV-compatible processor or faster</w:t>
      </w:r>
    </w:p>
    <w:p w:rsidR="001E7F16" w:rsidRDefault="001E7F16" w:rsidP="001E7F16">
      <w:pPr>
        <w:pStyle w:val="ListParagraph"/>
        <w:numPr>
          <w:ilvl w:val="0"/>
          <w:numId w:val="7"/>
        </w:numPr>
      </w:pPr>
      <w:r>
        <w:t>Processor speed: Recommended: 2.0 GHz or faster</w:t>
      </w:r>
    </w:p>
    <w:p w:rsidR="001E7F16" w:rsidRPr="001E7F16" w:rsidRDefault="001E7F16" w:rsidP="001E7F16">
      <w:pPr>
        <w:pStyle w:val="ListParagraph"/>
        <w:numPr>
          <w:ilvl w:val="0"/>
          <w:numId w:val="7"/>
        </w:numPr>
      </w:pPr>
      <w:r>
        <w:t>Recommended RAM size: 2 GB or more</w:t>
      </w:r>
    </w:p>
    <w:p w:rsidR="00AF6135" w:rsidRDefault="00AF6135" w:rsidP="00AF6135">
      <w:pPr>
        <w:pStyle w:val="Heading1"/>
      </w:pPr>
      <w:bookmarkStart w:id="28" w:name="_Toc38287704"/>
      <w:r w:rsidRPr="00AF6135">
        <w:t>Solution Architecture</w:t>
      </w:r>
      <w:bookmarkEnd w:id="28"/>
    </w:p>
    <w:p w:rsidR="0033787C" w:rsidRDefault="0033787C" w:rsidP="0033787C">
      <w:r w:rsidRPr="00A579FA">
        <w:t>We are using 3-tier architecture with centralized database. User can connect from multiple branches or locations. Below is the screenshot of solution explorer for reference.</w:t>
      </w:r>
    </w:p>
    <w:p w:rsidR="0033787C" w:rsidRPr="0033787C" w:rsidRDefault="0033787C" w:rsidP="00A57974">
      <w:pPr>
        <w:jc w:val="center"/>
      </w:pPr>
      <w:r w:rsidRPr="00952FB1">
        <w:rPr>
          <w:noProof/>
          <w:lang w:bidi="ar-SA"/>
        </w:rPr>
        <w:drawing>
          <wp:inline distT="0" distB="0" distL="0" distR="0" wp14:anchorId="391BAD4E" wp14:editId="75D4596E">
            <wp:extent cx="3096057" cy="1952898"/>
            <wp:effectExtent l="19050" t="19050" r="95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6057" cy="1952898"/>
                    </a:xfrm>
                    <a:prstGeom prst="rect">
                      <a:avLst/>
                    </a:prstGeom>
                    <a:ln>
                      <a:solidFill>
                        <a:schemeClr val="tx1"/>
                      </a:solidFill>
                    </a:ln>
                  </pic:spPr>
                </pic:pic>
              </a:graphicData>
            </a:graphic>
          </wp:inline>
        </w:drawing>
      </w:r>
    </w:p>
    <w:p w:rsidR="00AF6135" w:rsidRDefault="00016BCA" w:rsidP="00AF6135">
      <w:pPr>
        <w:pStyle w:val="Heading2"/>
      </w:pPr>
      <w:r>
        <w:t>User Interface(OTTOPro)</w:t>
      </w:r>
    </w:p>
    <w:p w:rsidR="008500B2" w:rsidRPr="008500B2" w:rsidRDefault="008500B2" w:rsidP="008500B2">
      <w:r>
        <w:t>When user requests on UI, this layer creates an object of respective class in entity layer and it binds data to properties</w:t>
      </w:r>
      <w:r w:rsidR="009079DA">
        <w:t>, then it will send entity object to Business Layer.</w:t>
      </w:r>
    </w:p>
    <w:p w:rsidR="00B858AD" w:rsidRDefault="00B858AD" w:rsidP="00B858AD">
      <w:r w:rsidRPr="003B2E94">
        <w:t xml:space="preserve">Below is the list </w:t>
      </w:r>
      <w:r w:rsidR="004A446B">
        <w:t xml:space="preserve">of </w:t>
      </w:r>
      <w:r w:rsidRPr="003B2E94">
        <w:t>object</w:t>
      </w:r>
      <w:r w:rsidR="004A446B">
        <w:t>s</w:t>
      </w:r>
      <w:r w:rsidRPr="003B2E94">
        <w:t xml:space="preserve"> in this layer.</w:t>
      </w:r>
    </w:p>
    <w:p w:rsidR="00B858AD" w:rsidRDefault="00B858AD" w:rsidP="00B858AD">
      <w:pPr>
        <w:pStyle w:val="ListParagraph"/>
        <w:numPr>
          <w:ilvl w:val="0"/>
          <w:numId w:val="8"/>
        </w:numPr>
      </w:pPr>
      <w:r>
        <w:t>Windows forms.</w:t>
      </w:r>
    </w:p>
    <w:p w:rsidR="00B858AD" w:rsidRDefault="00B858AD" w:rsidP="00B858AD">
      <w:pPr>
        <w:pStyle w:val="ListParagraph"/>
        <w:numPr>
          <w:ilvl w:val="0"/>
          <w:numId w:val="8"/>
        </w:numPr>
      </w:pPr>
      <w:r>
        <w:t>Reports (DevExpress Xtra Reports) in a folder.</w:t>
      </w:r>
    </w:p>
    <w:p w:rsidR="00B858AD" w:rsidRDefault="00B858AD" w:rsidP="00B858AD">
      <w:pPr>
        <w:pStyle w:val="ListParagraph"/>
        <w:numPr>
          <w:ilvl w:val="0"/>
          <w:numId w:val="8"/>
        </w:numPr>
      </w:pPr>
      <w:r>
        <w:t>Datasets related to reports.</w:t>
      </w:r>
    </w:p>
    <w:p w:rsidR="00A57974" w:rsidRPr="00A57974" w:rsidRDefault="00B858AD" w:rsidP="00EF6832">
      <w:r w:rsidRPr="00C90E2F">
        <w:t>Each object will have it designer class and code behind class</w:t>
      </w:r>
      <w:r>
        <w:t>.</w:t>
      </w:r>
    </w:p>
    <w:p w:rsidR="00AF6135" w:rsidRDefault="00BB37E6" w:rsidP="00AF6135">
      <w:pPr>
        <w:pStyle w:val="Heading2"/>
      </w:pPr>
      <w:bookmarkStart w:id="29" w:name="_Toc38287706"/>
      <w:r>
        <w:t>E</w:t>
      </w:r>
      <w:r w:rsidR="00AF6135" w:rsidRPr="00AF6135">
        <w:t>L (</w:t>
      </w:r>
      <w:r>
        <w:t xml:space="preserve">Entity </w:t>
      </w:r>
      <w:r w:rsidR="00AF6135" w:rsidRPr="00AF6135">
        <w:t>Layer)</w:t>
      </w:r>
      <w:bookmarkEnd w:id="29"/>
    </w:p>
    <w:p w:rsidR="00BB37E6" w:rsidRPr="00BB37E6" w:rsidRDefault="00BB37E6" w:rsidP="00BB37E6">
      <w:r>
        <w:t xml:space="preserve">It contains entity class for each module and each class contains </w:t>
      </w:r>
      <w:r w:rsidR="00D350F9">
        <w:t xml:space="preserve">appropriate </w:t>
      </w:r>
      <w:r>
        <w:t>properties. These properties we will use for data transfer between layers. Naming convention will be like “</w:t>
      </w:r>
      <w:proofErr w:type="spellStart"/>
      <w:r>
        <w:t>ECustomer</w:t>
      </w:r>
      <w:proofErr w:type="spellEnd"/>
      <w:r>
        <w:t>”</w:t>
      </w:r>
      <w:proofErr w:type="gramStart"/>
      <w:r>
        <w:t>,”</w:t>
      </w:r>
      <w:proofErr w:type="spellStart"/>
      <w:r>
        <w:t>ESupplier</w:t>
      </w:r>
      <w:proofErr w:type="spellEnd"/>
      <w:proofErr w:type="gramEnd"/>
      <w:r>
        <w:t xml:space="preserve">” and </w:t>
      </w:r>
      <w:proofErr w:type="spellStart"/>
      <w:r>
        <w:t>EProject</w:t>
      </w:r>
      <w:proofErr w:type="spellEnd"/>
      <w:r>
        <w:t xml:space="preserve"> etc…</w:t>
      </w:r>
    </w:p>
    <w:p w:rsidR="00AF6135" w:rsidRDefault="00BB37E6" w:rsidP="00AF6135">
      <w:pPr>
        <w:pStyle w:val="Heading2"/>
      </w:pPr>
      <w:bookmarkStart w:id="30" w:name="_Toc38287707"/>
      <w:r>
        <w:t>B</w:t>
      </w:r>
      <w:r w:rsidR="00AF6135" w:rsidRPr="00AF6135">
        <w:t>L (</w:t>
      </w:r>
      <w:r>
        <w:t xml:space="preserve">Business </w:t>
      </w:r>
      <w:r w:rsidR="00AF6135" w:rsidRPr="00AF6135">
        <w:t>Layer)</w:t>
      </w:r>
      <w:bookmarkEnd w:id="30"/>
    </w:p>
    <w:p w:rsidR="002649E7" w:rsidRPr="002649E7" w:rsidRDefault="00BB37E6" w:rsidP="00EF6832">
      <w:r>
        <w:t>It contains all the business classes separately for each module with proper naming convention. For example, if we have a customer module then business layer class name will be “</w:t>
      </w:r>
      <w:proofErr w:type="spellStart"/>
      <w:r>
        <w:t>BCustomer</w:t>
      </w:r>
      <w:proofErr w:type="spellEnd"/>
      <w:r>
        <w:t>” in the same way few more examples “</w:t>
      </w:r>
      <w:proofErr w:type="spellStart"/>
      <w:r>
        <w:t>BSupplier</w:t>
      </w:r>
      <w:proofErr w:type="spellEnd"/>
      <w:r>
        <w:t>” and “</w:t>
      </w:r>
      <w:proofErr w:type="spellStart"/>
      <w:r>
        <w:t>BProject</w:t>
      </w:r>
      <w:proofErr w:type="spellEnd"/>
      <w:r>
        <w:t>” etc...</w:t>
      </w:r>
      <w:r w:rsidR="00587BBD">
        <w:t xml:space="preserve"> As soon as data entity object comes from UI, it will prepare request and send to Data Access Layer.</w:t>
      </w:r>
    </w:p>
    <w:p w:rsidR="00AF6135" w:rsidRDefault="00AF6135" w:rsidP="00AF6135">
      <w:pPr>
        <w:pStyle w:val="Heading2"/>
      </w:pPr>
      <w:bookmarkStart w:id="31" w:name="_Toc38287708"/>
      <w:r w:rsidRPr="00AF6135">
        <w:lastRenderedPageBreak/>
        <w:t>DAL (Data Access /Layer)</w:t>
      </w:r>
      <w:bookmarkEnd w:id="31"/>
    </w:p>
    <w:p w:rsidR="00BD60C9" w:rsidRDefault="00BD60C9" w:rsidP="00EF6832">
      <w:r>
        <w:t>It is a bridge between business layer and database.</w:t>
      </w:r>
      <w:r w:rsidR="00673AC3">
        <w:t xml:space="preserve"> </w:t>
      </w:r>
      <w:r w:rsidR="009617B2">
        <w:t xml:space="preserve">It will </w:t>
      </w:r>
      <w:r w:rsidR="00D82D5C">
        <w:t>create</w:t>
      </w:r>
      <w:r w:rsidR="009617B2">
        <w:t xml:space="preserve"> a connection with database once request received from BL</w:t>
      </w:r>
      <w:r w:rsidR="00505486">
        <w:t xml:space="preserve"> and executes the query by passing input </w:t>
      </w:r>
      <w:r w:rsidR="00E814EA">
        <w:t>parameters</w:t>
      </w:r>
      <w:r w:rsidR="009617B2">
        <w:t>. There is a static call for SQL server connection.</w:t>
      </w:r>
    </w:p>
    <w:p w:rsidR="005022CE" w:rsidRDefault="005022CE" w:rsidP="00EF6832">
      <w:r>
        <w:t>Here is he graphical representation of solution.</w:t>
      </w:r>
    </w:p>
    <w:p w:rsidR="000C6BB3" w:rsidRDefault="007D2F41" w:rsidP="00175B0F">
      <w:r w:rsidRPr="007D2F41">
        <w:rPr>
          <w:noProof/>
          <w:lang w:bidi="ar-SA"/>
        </w:rPr>
        <w:drawing>
          <wp:inline distT="0" distB="0" distL="0" distR="0" wp14:anchorId="11F8E8B4" wp14:editId="3AF172C5">
            <wp:extent cx="5943600" cy="4518660"/>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8660"/>
                    </a:xfrm>
                    <a:prstGeom prst="rect">
                      <a:avLst/>
                    </a:prstGeom>
                    <a:ln>
                      <a:solidFill>
                        <a:schemeClr val="tx1"/>
                      </a:solidFill>
                    </a:ln>
                  </pic:spPr>
                </pic:pic>
              </a:graphicData>
            </a:graphic>
          </wp:inline>
        </w:drawing>
      </w:r>
    </w:p>
    <w:p w:rsidR="00E830F8" w:rsidRDefault="005022CE" w:rsidP="00EF6832">
      <w:r>
        <w:t>Here is a class diagram for one module.</w:t>
      </w:r>
    </w:p>
    <w:p w:rsidR="00B96C2A" w:rsidRDefault="00345FCC" w:rsidP="00345FCC">
      <w:pPr>
        <w:jc w:val="center"/>
      </w:pPr>
      <w:r w:rsidRPr="00345FCC">
        <w:rPr>
          <w:noProof/>
          <w:lang w:bidi="ar-SA"/>
        </w:rPr>
        <w:lastRenderedPageBreak/>
        <w:drawing>
          <wp:inline distT="0" distB="0" distL="0" distR="0" wp14:anchorId="2867B7AB" wp14:editId="70BDB5A9">
            <wp:extent cx="5943600" cy="3456305"/>
            <wp:effectExtent l="19050" t="19050" r="1905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56305"/>
                    </a:xfrm>
                    <a:prstGeom prst="rect">
                      <a:avLst/>
                    </a:prstGeom>
                    <a:ln>
                      <a:solidFill>
                        <a:schemeClr val="tx1"/>
                      </a:solidFill>
                    </a:ln>
                  </pic:spPr>
                </pic:pic>
              </a:graphicData>
            </a:graphic>
          </wp:inline>
        </w:drawing>
      </w:r>
    </w:p>
    <w:p w:rsidR="00BD60C9" w:rsidRDefault="00BD60C9" w:rsidP="006F5757">
      <w:pPr>
        <w:pStyle w:val="Heading3"/>
      </w:pPr>
      <w:bookmarkStart w:id="32" w:name="_Toc38287709"/>
      <w:r>
        <w:t>SQL Conn Class:</w:t>
      </w:r>
      <w:bookmarkEnd w:id="32"/>
    </w:p>
    <w:p w:rsidR="00BD60C9" w:rsidRDefault="00BD60C9" w:rsidP="00BD60C9">
      <w:r>
        <w:t>It contains two static SQL connections. One connection will be used for Login as it will run in one thread and other connection will be used for rest of transactions throughout application. Both connections will open till the application gets closed. Both connection states will be validated in each transaction with database in case of network failure or any other reason.</w:t>
      </w:r>
    </w:p>
    <w:p w:rsidR="00BD60C9" w:rsidRDefault="00BD60C9" w:rsidP="009B13DC">
      <w:pPr>
        <w:jc w:val="center"/>
      </w:pPr>
      <w:r w:rsidRPr="00B55047">
        <w:rPr>
          <w:noProof/>
          <w:lang w:bidi="ar-SA"/>
        </w:rPr>
        <w:drawing>
          <wp:inline distT="0" distB="0" distL="0" distR="0" wp14:anchorId="40DB6400" wp14:editId="3B98296B">
            <wp:extent cx="5943600" cy="2042160"/>
            <wp:effectExtent l="19050" t="19050" r="1905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2160"/>
                    </a:xfrm>
                    <a:prstGeom prst="rect">
                      <a:avLst/>
                    </a:prstGeom>
                    <a:ln>
                      <a:solidFill>
                        <a:schemeClr val="tx1"/>
                      </a:solidFill>
                    </a:ln>
                  </pic:spPr>
                </pic:pic>
              </a:graphicData>
            </a:graphic>
          </wp:inline>
        </w:drawing>
      </w:r>
    </w:p>
    <w:p w:rsidR="00912714" w:rsidRPr="00BD60C9" w:rsidRDefault="00CE1B2F" w:rsidP="009B13DC">
      <w:pPr>
        <w:jc w:val="center"/>
      </w:pPr>
      <w:r w:rsidRPr="00CE1B2F">
        <w:rPr>
          <w:noProof/>
          <w:lang w:bidi="ar-SA"/>
        </w:rPr>
        <w:lastRenderedPageBreak/>
        <w:drawing>
          <wp:inline distT="0" distB="0" distL="0" distR="0" wp14:anchorId="4DADFCC1" wp14:editId="60177DD3">
            <wp:extent cx="5943600" cy="45720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2000"/>
                    </a:xfrm>
                    <a:prstGeom prst="rect">
                      <a:avLst/>
                    </a:prstGeom>
                    <a:ln>
                      <a:solidFill>
                        <a:schemeClr val="tx1"/>
                      </a:solidFill>
                    </a:ln>
                  </pic:spPr>
                </pic:pic>
              </a:graphicData>
            </a:graphic>
          </wp:inline>
        </w:drawing>
      </w:r>
    </w:p>
    <w:p w:rsidR="00AF6135" w:rsidRDefault="00663B97" w:rsidP="00A31438">
      <w:pPr>
        <w:pStyle w:val="Heading2"/>
      </w:pPr>
      <w:r>
        <w:t>GAEB Import and Export Utility(</w:t>
      </w:r>
      <w:proofErr w:type="spellStart"/>
      <w:r w:rsidR="00A31438" w:rsidRPr="00A31438">
        <w:t>GKSRVUtility</w:t>
      </w:r>
      <w:proofErr w:type="spellEnd"/>
      <w:r>
        <w:t>)</w:t>
      </w:r>
    </w:p>
    <w:p w:rsidR="005744F7" w:rsidRDefault="005744F7" w:rsidP="00AC6796">
      <w:r>
        <w:t xml:space="preserve">This project is specific to GAEB export and import functionality and it is implemented in vb.net because GAEB converter </w:t>
      </w:r>
      <w:proofErr w:type="spellStart"/>
      <w:r>
        <w:t>dll</w:t>
      </w:r>
      <w:proofErr w:type="spellEnd"/>
      <w:r>
        <w:t xml:space="preserve"> will support only vb.net.</w:t>
      </w:r>
    </w:p>
    <w:p w:rsidR="0012095C" w:rsidRPr="005744F7" w:rsidRDefault="00767480" w:rsidP="00767480">
      <w:pPr>
        <w:jc w:val="center"/>
      </w:pPr>
      <w:r w:rsidRPr="00767480">
        <w:rPr>
          <w:noProof/>
          <w:lang w:bidi="ar-SA"/>
        </w:rPr>
        <w:lastRenderedPageBreak/>
        <w:drawing>
          <wp:inline distT="0" distB="0" distL="0" distR="0" wp14:anchorId="09A945A6" wp14:editId="202C6D0A">
            <wp:extent cx="5943600" cy="3407410"/>
            <wp:effectExtent l="19050" t="19050" r="19050"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7410"/>
                    </a:xfrm>
                    <a:prstGeom prst="rect">
                      <a:avLst/>
                    </a:prstGeom>
                    <a:ln>
                      <a:solidFill>
                        <a:schemeClr val="tx1"/>
                      </a:solidFill>
                    </a:ln>
                  </pic:spPr>
                </pic:pic>
              </a:graphicData>
            </a:graphic>
          </wp:inline>
        </w:drawing>
      </w:r>
    </w:p>
    <w:p w:rsidR="00AF6135" w:rsidRDefault="00AF6135" w:rsidP="00AF6135">
      <w:pPr>
        <w:pStyle w:val="Heading1"/>
      </w:pPr>
      <w:bookmarkStart w:id="33" w:name="_Toc38287711"/>
      <w:r w:rsidRPr="00AF6135">
        <w:t>Validations and Messages</w:t>
      </w:r>
      <w:bookmarkEnd w:id="33"/>
    </w:p>
    <w:p w:rsidR="00893F66" w:rsidRDefault="00893F66" w:rsidP="00893F66">
      <w:r>
        <w:t>We are using DevExpress validations providers for validating entries as we have licensed DevExpress Controls.</w:t>
      </w:r>
    </w:p>
    <w:p w:rsidR="00893F66" w:rsidRPr="00893F66" w:rsidRDefault="00893F66" w:rsidP="009E563C">
      <w:pPr>
        <w:jc w:val="center"/>
      </w:pPr>
      <w:r w:rsidRPr="00BF4308">
        <w:rPr>
          <w:noProof/>
          <w:lang w:bidi="ar-SA"/>
        </w:rPr>
        <w:drawing>
          <wp:inline distT="0" distB="0" distL="0" distR="0" wp14:anchorId="7D949CD5" wp14:editId="49519987">
            <wp:extent cx="5410955" cy="514422"/>
            <wp:effectExtent l="19050" t="19050" r="1841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955" cy="514422"/>
                    </a:xfrm>
                    <a:prstGeom prst="rect">
                      <a:avLst/>
                    </a:prstGeom>
                    <a:ln>
                      <a:solidFill>
                        <a:schemeClr val="tx1"/>
                      </a:solidFill>
                    </a:ln>
                  </pic:spPr>
                </pic:pic>
              </a:graphicData>
            </a:graphic>
          </wp:inline>
        </w:drawing>
      </w:r>
    </w:p>
    <w:p w:rsidR="00AF6135" w:rsidRDefault="00AF6135" w:rsidP="00AF6135">
      <w:pPr>
        <w:pStyle w:val="Heading1"/>
      </w:pPr>
      <w:bookmarkStart w:id="34" w:name="_Toc38287712"/>
      <w:r w:rsidRPr="00AF6135">
        <w:t>Internationalization, Localization and Translations</w:t>
      </w:r>
      <w:bookmarkEnd w:id="34"/>
    </w:p>
    <w:p w:rsidR="0039449C" w:rsidRDefault="00A556EE" w:rsidP="00A556EE">
      <w:r>
        <w:t>By default, DevExpress controls are having localization properties for all cultures and time zones. We are manually writing the translations for Labels, Message box descriptions and etc… As of now we are hardcoding these control captions manually with German language as OTTOPro will be used in only Germany region, but we will write translations dynamically based in culture and region once we go for the commercialization.</w:t>
      </w:r>
    </w:p>
    <w:p w:rsidR="008E3B3C" w:rsidRDefault="008E3B3C" w:rsidP="005315B2">
      <w:pPr>
        <w:ind w:left="720"/>
      </w:pPr>
      <w:r>
        <w:t xml:space="preserve">We can compare </w:t>
      </w:r>
      <w:r w:rsidR="00FF0EDE">
        <w:t>below screenshots of formatting decimal and date values</w:t>
      </w:r>
      <w:r>
        <w:t xml:space="preserve"> which are captured in in English machine and German machine with same installer.</w:t>
      </w:r>
      <w:r w:rsidR="00FF0EDE">
        <w:t xml:space="preserve"> As of now we are using only German language for labels but in future we will maintain resource files for each region.</w:t>
      </w:r>
      <w:bookmarkStart w:id="35" w:name="_GoBack"/>
      <w:bookmarkEnd w:id="35"/>
    </w:p>
    <w:p w:rsidR="008E3B3C" w:rsidRPr="008E3B3C" w:rsidRDefault="008E3B3C" w:rsidP="00A556EE">
      <w:pPr>
        <w:rPr>
          <w:b/>
        </w:rPr>
      </w:pPr>
      <w:r w:rsidRPr="008E3B3C">
        <w:rPr>
          <w:b/>
        </w:rPr>
        <w:t>English machine screenshot:</w:t>
      </w:r>
    </w:p>
    <w:p w:rsidR="0039449C" w:rsidRDefault="00310C77" w:rsidP="00A556EE">
      <w:r w:rsidRPr="00310C77">
        <w:rPr>
          <w:noProof/>
          <w:lang w:bidi="ar-SA"/>
        </w:rPr>
        <w:drawing>
          <wp:inline distT="0" distB="0" distL="0" distR="0" wp14:anchorId="5A7BBD83" wp14:editId="582232E4">
            <wp:extent cx="5943600" cy="535305"/>
            <wp:effectExtent l="19050" t="19050" r="1905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5305"/>
                    </a:xfrm>
                    <a:prstGeom prst="rect">
                      <a:avLst/>
                    </a:prstGeom>
                    <a:ln>
                      <a:solidFill>
                        <a:schemeClr val="tx1"/>
                      </a:solidFill>
                    </a:ln>
                  </pic:spPr>
                </pic:pic>
              </a:graphicData>
            </a:graphic>
          </wp:inline>
        </w:drawing>
      </w:r>
    </w:p>
    <w:p w:rsidR="004A4525" w:rsidRDefault="004A4525" w:rsidP="00A556EE">
      <w:pPr>
        <w:rPr>
          <w:b/>
        </w:rPr>
      </w:pPr>
      <w:r w:rsidRPr="004A4525">
        <w:rPr>
          <w:b/>
        </w:rPr>
        <w:t>German machine screenshot:</w:t>
      </w:r>
    </w:p>
    <w:p w:rsidR="004A4525" w:rsidRPr="004A4525" w:rsidRDefault="00CE469C" w:rsidP="00A556EE">
      <w:pPr>
        <w:rPr>
          <w:b/>
        </w:rPr>
      </w:pPr>
      <w:r>
        <w:rPr>
          <w:noProof/>
          <w:lang w:bidi="ar-SA"/>
        </w:rPr>
        <w:lastRenderedPageBreak/>
        <w:drawing>
          <wp:inline distT="0" distB="0" distL="0" distR="0" wp14:anchorId="330728AD" wp14:editId="34B03224">
            <wp:extent cx="5943600" cy="559435"/>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9435"/>
                    </a:xfrm>
                    <a:prstGeom prst="rect">
                      <a:avLst/>
                    </a:prstGeom>
                    <a:ln>
                      <a:solidFill>
                        <a:schemeClr val="tx1"/>
                      </a:solidFill>
                    </a:ln>
                  </pic:spPr>
                </pic:pic>
              </a:graphicData>
            </a:graphic>
          </wp:inline>
        </w:drawing>
      </w:r>
    </w:p>
    <w:p w:rsidR="00AF6135" w:rsidRDefault="00AF6135" w:rsidP="00AF6135">
      <w:pPr>
        <w:pStyle w:val="Heading1"/>
      </w:pPr>
      <w:bookmarkStart w:id="36" w:name="_Toc38287713"/>
      <w:r w:rsidRPr="00AF6135">
        <w:t>Database Design and Implementations</w:t>
      </w:r>
      <w:bookmarkEnd w:id="36"/>
    </w:p>
    <w:p w:rsidR="00054563" w:rsidRDefault="00054563" w:rsidP="00054563">
      <w:r>
        <w:t>We are using SQL server 2012 Standard version for database development.</w:t>
      </w:r>
    </w:p>
    <w:p w:rsidR="00054563" w:rsidRDefault="00054563" w:rsidP="00054563">
      <w:r>
        <w:t>We have designed OTTOPro database with very good normalization and each table will have a primary key as default clustered index. Also we have created Foreign Keys, Unique Keys and etc... based on functionality requirements. SQL Transactions are used in procedures which are having dependent queries.</w:t>
      </w:r>
    </w:p>
    <w:p w:rsidR="00054563" w:rsidRDefault="00054563" w:rsidP="00054563">
      <w:r>
        <w:t>Below are objects used in Database implementation:</w:t>
      </w:r>
    </w:p>
    <w:p w:rsidR="00054563" w:rsidRDefault="00054563" w:rsidP="00054563">
      <w:pPr>
        <w:pStyle w:val="ListParagraph"/>
        <w:numPr>
          <w:ilvl w:val="0"/>
          <w:numId w:val="11"/>
        </w:numPr>
      </w:pPr>
      <w:r>
        <w:t>Tables</w:t>
      </w:r>
    </w:p>
    <w:p w:rsidR="00054563" w:rsidRDefault="00054563" w:rsidP="00054563">
      <w:pPr>
        <w:pStyle w:val="ListParagraph"/>
        <w:numPr>
          <w:ilvl w:val="0"/>
          <w:numId w:val="11"/>
        </w:numPr>
      </w:pPr>
      <w:r>
        <w:t>Stored Procedures</w:t>
      </w:r>
    </w:p>
    <w:p w:rsidR="00054563" w:rsidRDefault="00054563" w:rsidP="00054563">
      <w:pPr>
        <w:pStyle w:val="ListParagraph"/>
        <w:numPr>
          <w:ilvl w:val="0"/>
          <w:numId w:val="11"/>
        </w:numPr>
      </w:pPr>
      <w:r>
        <w:t>Cursors</w:t>
      </w:r>
    </w:p>
    <w:p w:rsidR="00054563" w:rsidRDefault="00054563" w:rsidP="00054563">
      <w:pPr>
        <w:pStyle w:val="ListParagraph"/>
        <w:numPr>
          <w:ilvl w:val="0"/>
          <w:numId w:val="11"/>
        </w:numPr>
      </w:pPr>
      <w:r>
        <w:t>Triggers</w:t>
      </w:r>
    </w:p>
    <w:p w:rsidR="00054563" w:rsidRDefault="00054563" w:rsidP="00054563">
      <w:pPr>
        <w:pStyle w:val="ListParagraph"/>
        <w:numPr>
          <w:ilvl w:val="0"/>
          <w:numId w:val="11"/>
        </w:numPr>
      </w:pPr>
      <w:r>
        <w:t>Views</w:t>
      </w:r>
    </w:p>
    <w:p w:rsidR="00054563" w:rsidRDefault="00054563" w:rsidP="00054563">
      <w:pPr>
        <w:pStyle w:val="ListParagraph"/>
        <w:numPr>
          <w:ilvl w:val="0"/>
          <w:numId w:val="11"/>
        </w:numPr>
      </w:pPr>
      <w:r>
        <w:t xml:space="preserve">User defined functions </w:t>
      </w:r>
    </w:p>
    <w:p w:rsidR="00054563" w:rsidRDefault="00054563" w:rsidP="00054563">
      <w:pPr>
        <w:pStyle w:val="ListParagraph"/>
        <w:numPr>
          <w:ilvl w:val="0"/>
          <w:numId w:val="11"/>
        </w:numPr>
      </w:pPr>
      <w:r>
        <w:t>User defined table types</w:t>
      </w:r>
    </w:p>
    <w:p w:rsidR="00054563" w:rsidRDefault="00054563" w:rsidP="00054563">
      <w:pPr>
        <w:pStyle w:val="ListParagraph"/>
        <w:numPr>
          <w:ilvl w:val="0"/>
          <w:numId w:val="11"/>
        </w:numPr>
      </w:pPr>
      <w:r>
        <w:t>Global and Local Temporary tables.</w:t>
      </w:r>
    </w:p>
    <w:p w:rsidR="00054563" w:rsidRDefault="00054563" w:rsidP="00054563">
      <w:r>
        <w:t>We did best performance optimization for major modules which are regularly used by users. Below are the methods used:</w:t>
      </w:r>
    </w:p>
    <w:p w:rsidR="00054563" w:rsidRDefault="00054563" w:rsidP="00054563">
      <w:pPr>
        <w:pStyle w:val="ListParagraph"/>
        <w:numPr>
          <w:ilvl w:val="0"/>
          <w:numId w:val="10"/>
        </w:numPr>
      </w:pPr>
      <w:r>
        <w:t>Created Clustered and non-clustered indexes.</w:t>
      </w:r>
    </w:p>
    <w:p w:rsidR="00054563" w:rsidRDefault="00054563" w:rsidP="00054563">
      <w:pPr>
        <w:pStyle w:val="ListParagraph"/>
        <w:numPr>
          <w:ilvl w:val="0"/>
          <w:numId w:val="10"/>
        </w:numPr>
      </w:pPr>
      <w:r>
        <w:t>Used normalization forms.</w:t>
      </w:r>
    </w:p>
    <w:p w:rsidR="00054563" w:rsidRDefault="00054563" w:rsidP="00054563">
      <w:pPr>
        <w:pStyle w:val="ListParagraph"/>
        <w:numPr>
          <w:ilvl w:val="0"/>
          <w:numId w:val="10"/>
        </w:numPr>
      </w:pPr>
      <w:r>
        <w:t>Query restructuring.</w:t>
      </w:r>
    </w:p>
    <w:p w:rsidR="00054563" w:rsidRDefault="00054563" w:rsidP="00054563">
      <w:pPr>
        <w:pStyle w:val="ListParagraph"/>
        <w:numPr>
          <w:ilvl w:val="0"/>
          <w:numId w:val="10"/>
        </w:numPr>
      </w:pPr>
      <w:r>
        <w:t>Comparing execution plans.</w:t>
      </w:r>
    </w:p>
    <w:p w:rsidR="00054563" w:rsidRPr="00054563" w:rsidRDefault="00054563" w:rsidP="00054563">
      <w:r>
        <w:t>Few other modules pending for perform tuning those taken care in Phase-2 of OTTOPro.</w:t>
      </w:r>
    </w:p>
    <w:p w:rsidR="00AF6135" w:rsidRDefault="00AF6135" w:rsidP="00AF6135">
      <w:pPr>
        <w:pStyle w:val="Heading1"/>
      </w:pPr>
      <w:bookmarkStart w:id="37" w:name="_Toc38287714"/>
      <w:r w:rsidRPr="00AF6135">
        <w:t>Security and Privacy Considerations</w:t>
      </w:r>
      <w:bookmarkEnd w:id="37"/>
    </w:p>
    <w:p w:rsidR="003E6FE8" w:rsidRDefault="00FF2092" w:rsidP="00FF2092">
      <w:r>
        <w:t xml:space="preserve">We have written a security class for encryption using Cryptography which is provided by .net Framework. And it is used to encrypt user’s passwords and other login details before saving into the database. In future we are going to implement same for database connection strings because we have placed connection string details in </w:t>
      </w:r>
      <w:proofErr w:type="spellStart"/>
      <w:r>
        <w:t>App.Config</w:t>
      </w:r>
      <w:proofErr w:type="spellEnd"/>
      <w:r>
        <w:t xml:space="preserve"> file. we can also use this class for any other sensitive </w:t>
      </w:r>
      <w:r w:rsidR="0028797C">
        <w:t>information. There</w:t>
      </w:r>
      <w:r>
        <w:t xml:space="preserve"> is no scope for SQL injection because we are using SQL stored procedures.</w:t>
      </w:r>
    </w:p>
    <w:p w:rsidR="0028797C" w:rsidRDefault="0028797C" w:rsidP="00FF2092">
      <w:r>
        <w:t>Here is the algorithm we are using for encryption and decryption using “</w:t>
      </w:r>
      <w:proofErr w:type="spellStart"/>
      <w:r>
        <w:t>CryptoStream</w:t>
      </w:r>
      <w:proofErr w:type="spellEnd"/>
      <w:r>
        <w:t>” provided by .net frame work.</w:t>
      </w:r>
    </w:p>
    <w:p w:rsidR="00326606" w:rsidRDefault="00DD57D0" w:rsidP="00326606">
      <w:pPr>
        <w:jc w:val="center"/>
      </w:pPr>
      <w:r w:rsidRPr="00DD57D0">
        <w:rPr>
          <w:noProof/>
          <w:lang w:bidi="ar-SA"/>
        </w:rPr>
        <w:lastRenderedPageBreak/>
        <w:drawing>
          <wp:inline distT="0" distB="0" distL="0" distR="0" wp14:anchorId="668058E1" wp14:editId="64DEACB7">
            <wp:extent cx="5943600" cy="1241425"/>
            <wp:effectExtent l="19050" t="19050" r="1905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41425"/>
                    </a:xfrm>
                    <a:prstGeom prst="rect">
                      <a:avLst/>
                    </a:prstGeom>
                    <a:ln>
                      <a:solidFill>
                        <a:schemeClr val="tx1"/>
                      </a:solidFill>
                    </a:ln>
                  </pic:spPr>
                </pic:pic>
              </a:graphicData>
            </a:graphic>
          </wp:inline>
        </w:drawing>
      </w:r>
    </w:p>
    <w:p w:rsidR="00AF6135" w:rsidRDefault="00AF6135" w:rsidP="00AF6135">
      <w:pPr>
        <w:pStyle w:val="Heading1"/>
      </w:pPr>
      <w:bookmarkStart w:id="38" w:name="_Toc38287715"/>
      <w:r w:rsidRPr="00AF6135">
        <w:t>Third Party Considerations</w:t>
      </w:r>
      <w:bookmarkEnd w:id="38"/>
    </w:p>
    <w:p w:rsidR="00AF6135" w:rsidRDefault="00AF6135" w:rsidP="00AF6135">
      <w:pPr>
        <w:pStyle w:val="Heading2"/>
      </w:pPr>
      <w:bookmarkStart w:id="39" w:name="_Toc38287716"/>
      <w:r w:rsidRPr="00AF6135">
        <w:t>DevExpress windows Forms controls</w:t>
      </w:r>
      <w:bookmarkEnd w:id="39"/>
    </w:p>
    <w:p w:rsidR="00F40569" w:rsidRDefault="00F40569" w:rsidP="00F40569">
      <w:r>
        <w:t>We used DevExpress windows Forms Controls Version 18.2 for better user interface and to provide more customization for end users. Below is the list of controls majorly used for OTTOPro.</w:t>
      </w:r>
    </w:p>
    <w:p w:rsidR="00D02D4A" w:rsidRDefault="00D02D4A" w:rsidP="00D02D4A">
      <w:pPr>
        <w:pStyle w:val="Heading3"/>
      </w:pPr>
      <w:bookmarkStart w:id="40" w:name="_Toc38287717"/>
      <w:r>
        <w:t>Layout control</w:t>
      </w:r>
      <w:bookmarkEnd w:id="40"/>
    </w:p>
    <w:p w:rsidR="00AE42DD" w:rsidRDefault="006247B1" w:rsidP="006247B1">
      <w:r>
        <w:t xml:space="preserve">Used for UI design. We can place all controls required in form and arranging them </w:t>
      </w:r>
      <w:r w:rsidR="00AE42DD">
        <w:t xml:space="preserve">in </w:t>
      </w:r>
      <w:r>
        <w:t>proper manner.</w:t>
      </w:r>
      <w:r w:rsidR="00AE42DD">
        <w:t xml:space="preserve"> This will also provide us a customization form in design time for development and runtime for end user. </w:t>
      </w:r>
    </w:p>
    <w:p w:rsidR="00D71FD2" w:rsidRDefault="00C2357E" w:rsidP="00534D70">
      <w:pPr>
        <w:jc w:val="center"/>
      </w:pPr>
      <w:r w:rsidRPr="00C2357E">
        <w:rPr>
          <w:noProof/>
          <w:lang w:bidi="ar-SA"/>
        </w:rPr>
        <w:drawing>
          <wp:inline distT="0" distB="0" distL="0" distR="0" wp14:anchorId="4D94E7C8" wp14:editId="648CD4CC">
            <wp:extent cx="5943600" cy="3089275"/>
            <wp:effectExtent l="19050" t="19050" r="1905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a:ln>
                      <a:solidFill>
                        <a:schemeClr val="tx1"/>
                      </a:solidFill>
                    </a:ln>
                  </pic:spPr>
                </pic:pic>
              </a:graphicData>
            </a:graphic>
          </wp:inline>
        </w:drawing>
      </w:r>
    </w:p>
    <w:p w:rsidR="009708C6" w:rsidRDefault="009708C6" w:rsidP="009708C6">
      <w:r>
        <w:t>Here is the sample customization form.</w:t>
      </w:r>
    </w:p>
    <w:p w:rsidR="00140A46" w:rsidRDefault="00140A46" w:rsidP="00B06663">
      <w:pPr>
        <w:jc w:val="center"/>
      </w:pPr>
      <w:r w:rsidRPr="00140A46">
        <w:rPr>
          <w:noProof/>
          <w:lang w:bidi="ar-SA"/>
        </w:rPr>
        <w:drawing>
          <wp:inline distT="0" distB="0" distL="0" distR="0" wp14:anchorId="09CC7A98" wp14:editId="0487BC97">
            <wp:extent cx="1928813" cy="125580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3518" cy="1278400"/>
                    </a:xfrm>
                    <a:prstGeom prst="rect">
                      <a:avLst/>
                    </a:prstGeom>
                  </pic:spPr>
                </pic:pic>
              </a:graphicData>
            </a:graphic>
          </wp:inline>
        </w:drawing>
      </w:r>
      <w:r w:rsidR="005024F4" w:rsidRPr="005024F4">
        <w:rPr>
          <w:noProof/>
          <w:lang w:bidi="ar-SA"/>
        </w:rPr>
        <w:drawing>
          <wp:inline distT="0" distB="0" distL="0" distR="0" wp14:anchorId="665A9624" wp14:editId="3C3EC024">
            <wp:extent cx="1924050" cy="125727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8798" cy="1293052"/>
                    </a:xfrm>
                    <a:prstGeom prst="rect">
                      <a:avLst/>
                    </a:prstGeom>
                  </pic:spPr>
                </pic:pic>
              </a:graphicData>
            </a:graphic>
          </wp:inline>
        </w:drawing>
      </w:r>
      <w:r w:rsidR="0033665D" w:rsidRPr="0033665D">
        <w:rPr>
          <w:noProof/>
          <w:lang w:bidi="ar-SA"/>
        </w:rPr>
        <w:drawing>
          <wp:inline distT="0" distB="0" distL="0" distR="0" wp14:anchorId="4E5DEF7B" wp14:editId="04B929B0">
            <wp:extent cx="2040278"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2647" cy="1289572"/>
                    </a:xfrm>
                    <a:prstGeom prst="rect">
                      <a:avLst/>
                    </a:prstGeom>
                  </pic:spPr>
                </pic:pic>
              </a:graphicData>
            </a:graphic>
          </wp:inline>
        </w:drawing>
      </w:r>
    </w:p>
    <w:p w:rsidR="00DF300E" w:rsidRDefault="00DF300E" w:rsidP="00DF300E">
      <w:pPr>
        <w:pStyle w:val="Heading3"/>
      </w:pPr>
      <w:bookmarkStart w:id="41" w:name="_Toc38287718"/>
      <w:r>
        <w:lastRenderedPageBreak/>
        <w:t>Grid Control</w:t>
      </w:r>
      <w:bookmarkEnd w:id="41"/>
    </w:p>
    <w:p w:rsidR="009D3150" w:rsidRDefault="00DF300E" w:rsidP="002C7966">
      <w:r>
        <w:t>Used for better data representation and it also has more customization options for end user like sorting with multi column, grouping on multiple columns, adding summary item from end user side etc. It also has inbuilt printing and reporting functionality.</w:t>
      </w:r>
    </w:p>
    <w:p w:rsidR="00166464" w:rsidRDefault="00166464" w:rsidP="002C7966">
      <w:r w:rsidRPr="0067407A">
        <w:t>You can choose between the following data presentation formats (Views) in the Data Grid</w:t>
      </w:r>
    </w:p>
    <w:p w:rsidR="00A2184E" w:rsidRPr="00A2184E" w:rsidRDefault="005F704E" w:rsidP="00A2184E">
      <w:pPr>
        <w:numPr>
          <w:ilvl w:val="0"/>
          <w:numId w:val="13"/>
        </w:numPr>
        <w:shd w:val="clear" w:color="auto" w:fill="FFFFFF"/>
        <w:spacing w:before="100" w:beforeAutospacing="1" w:after="100" w:afterAutospacing="1" w:line="240" w:lineRule="auto"/>
      </w:pPr>
      <w:hyperlink r:id="rId25" w:history="1">
        <w:r w:rsidR="00A2184E" w:rsidRPr="00FC2EB8">
          <w:rPr>
            <w:b/>
          </w:rPr>
          <w:t>Grid View</w:t>
        </w:r>
      </w:hyperlink>
      <w:r w:rsidR="00A2184E" w:rsidRPr="00A2184E">
        <w:t> - Displays data in a tabular form.</w:t>
      </w:r>
    </w:p>
    <w:p w:rsidR="00A2184E" w:rsidRPr="00A2184E" w:rsidRDefault="005F704E" w:rsidP="00A2184E">
      <w:pPr>
        <w:numPr>
          <w:ilvl w:val="0"/>
          <w:numId w:val="13"/>
        </w:numPr>
        <w:shd w:val="clear" w:color="auto" w:fill="FFFFFF"/>
        <w:spacing w:before="100" w:beforeAutospacing="1" w:after="100" w:afterAutospacing="1" w:line="240" w:lineRule="auto"/>
      </w:pPr>
      <w:hyperlink r:id="rId26" w:history="1">
        <w:r w:rsidR="00A2184E" w:rsidRPr="00FC2EB8">
          <w:rPr>
            <w:b/>
          </w:rPr>
          <w:t>Banded Grid View</w:t>
        </w:r>
      </w:hyperlink>
      <w:r w:rsidR="00A2184E" w:rsidRPr="00A2184E">
        <w:t> - Displays data in a tabular form and allows grouping of columns into </w:t>
      </w:r>
      <w:hyperlink r:id="rId27" w:history="1">
        <w:r w:rsidR="00A2184E" w:rsidRPr="00A2184E">
          <w:t>bands</w:t>
        </w:r>
      </w:hyperlink>
      <w:r w:rsidR="00A2184E" w:rsidRPr="00A2184E">
        <w:t>.</w:t>
      </w:r>
    </w:p>
    <w:p w:rsidR="00A2184E" w:rsidRPr="00A2184E" w:rsidRDefault="005F704E" w:rsidP="00A2184E">
      <w:pPr>
        <w:numPr>
          <w:ilvl w:val="0"/>
          <w:numId w:val="13"/>
        </w:numPr>
        <w:shd w:val="clear" w:color="auto" w:fill="FFFFFF"/>
        <w:spacing w:before="100" w:beforeAutospacing="1" w:after="100" w:afterAutospacing="1" w:line="240" w:lineRule="auto"/>
      </w:pPr>
      <w:hyperlink r:id="rId28" w:history="1">
        <w:r w:rsidR="00A2184E" w:rsidRPr="00FC2EB8">
          <w:rPr>
            <w:b/>
          </w:rPr>
          <w:t>Advanced Banded Grid View</w:t>
        </w:r>
      </w:hyperlink>
      <w:r w:rsidR="00A2184E" w:rsidRPr="00A2184E">
        <w:t> - Displays data in a tabular form, allows grouping columns into </w:t>
      </w:r>
      <w:hyperlink r:id="rId29" w:history="1">
        <w:r w:rsidR="00A2184E" w:rsidRPr="00A2184E">
          <w:t>bands</w:t>
        </w:r>
      </w:hyperlink>
      <w:r w:rsidR="00A2184E" w:rsidRPr="00A2184E">
        <w:t> and supports complex data cell arrangements.</w:t>
      </w:r>
    </w:p>
    <w:p w:rsidR="00A2184E" w:rsidRPr="00A2184E" w:rsidRDefault="005F704E" w:rsidP="00A2184E">
      <w:pPr>
        <w:numPr>
          <w:ilvl w:val="0"/>
          <w:numId w:val="13"/>
        </w:numPr>
        <w:shd w:val="clear" w:color="auto" w:fill="FFFFFF"/>
        <w:spacing w:before="100" w:beforeAutospacing="1" w:after="100" w:afterAutospacing="1" w:line="240" w:lineRule="auto"/>
      </w:pPr>
      <w:hyperlink r:id="rId30" w:history="1">
        <w:r w:rsidR="00A2184E" w:rsidRPr="00FC2EB8">
          <w:rPr>
            <w:b/>
          </w:rPr>
          <w:t>Layout View</w:t>
        </w:r>
      </w:hyperlink>
      <w:r w:rsidR="00A2184E" w:rsidRPr="00A2184E">
        <w:t> - Presents records as cards, which can be displayed in one or multiple columns, one or multiple rows, in an ellipse (carousel mode) or a single card at a time. Supports complex card field layouts, built-in groups, tabbed groups and labels.</w:t>
      </w:r>
    </w:p>
    <w:p w:rsidR="00A2184E" w:rsidRPr="00A2184E" w:rsidRDefault="005F704E" w:rsidP="00A2184E">
      <w:pPr>
        <w:numPr>
          <w:ilvl w:val="0"/>
          <w:numId w:val="13"/>
        </w:numPr>
        <w:shd w:val="clear" w:color="auto" w:fill="FFFFFF"/>
        <w:spacing w:before="100" w:beforeAutospacing="1" w:after="100" w:afterAutospacing="1" w:line="240" w:lineRule="auto"/>
      </w:pPr>
      <w:hyperlink r:id="rId31" w:history="1">
        <w:r w:rsidR="00A2184E" w:rsidRPr="00A5681C">
          <w:rPr>
            <w:b/>
          </w:rPr>
          <w:t>Card View</w:t>
        </w:r>
      </w:hyperlink>
      <w:r w:rsidR="00A2184E" w:rsidRPr="00A2184E">
        <w:t> - Presents data records as cards, arranged down and then across. Card fields are always arranged in a single column.</w:t>
      </w:r>
    </w:p>
    <w:p w:rsidR="00A2184E" w:rsidRPr="00A2184E" w:rsidRDefault="005F704E" w:rsidP="00A2184E">
      <w:pPr>
        <w:numPr>
          <w:ilvl w:val="0"/>
          <w:numId w:val="13"/>
        </w:numPr>
        <w:shd w:val="clear" w:color="auto" w:fill="FFFFFF"/>
        <w:spacing w:before="100" w:beforeAutospacing="1" w:after="100" w:afterAutospacing="1" w:line="240" w:lineRule="auto"/>
      </w:pPr>
      <w:hyperlink r:id="rId32" w:history="1">
        <w:r w:rsidR="00C15E39" w:rsidRPr="00A5681C">
          <w:rPr>
            <w:b/>
          </w:rPr>
          <w:t>Win Explorer</w:t>
        </w:r>
        <w:r w:rsidR="00A2184E" w:rsidRPr="00A5681C">
          <w:rPr>
            <w:b/>
          </w:rPr>
          <w:t xml:space="preserve"> View</w:t>
        </w:r>
      </w:hyperlink>
      <w:r w:rsidR="00A2184E" w:rsidRPr="00A2184E">
        <w:t> - Displays records using one of seven styles supported by MS Windows Explorer - Small, Medium, Large, Extra Large, List, Tiles and Content.</w:t>
      </w:r>
    </w:p>
    <w:p w:rsidR="00A2184E" w:rsidRDefault="005F704E" w:rsidP="00A2184E">
      <w:pPr>
        <w:numPr>
          <w:ilvl w:val="0"/>
          <w:numId w:val="13"/>
        </w:numPr>
        <w:shd w:val="clear" w:color="auto" w:fill="FFFFFF"/>
        <w:spacing w:before="100" w:beforeAutospacing="1" w:after="100" w:afterAutospacing="1" w:line="240" w:lineRule="auto"/>
      </w:pPr>
      <w:hyperlink r:id="rId33" w:history="1">
        <w:r w:rsidR="00A2184E" w:rsidRPr="00A5681C">
          <w:rPr>
            <w:b/>
          </w:rPr>
          <w:t>Tile View</w:t>
        </w:r>
      </w:hyperlink>
      <w:r w:rsidR="00A2184E" w:rsidRPr="00A2184E">
        <w:t> - Displays records as read-only tiles, using one of the following layout modes: default (one or multiple columns/rows), list (without spaces between records) and </w:t>
      </w:r>
      <w:hyperlink r:id="rId34" w:history="1">
        <w:r w:rsidR="00A2184E" w:rsidRPr="00A2184E">
          <w:t>Kanban</w:t>
        </w:r>
      </w:hyperlink>
      <w:r w:rsidR="00A2184E" w:rsidRPr="00A2184E">
        <w:t>. This View provides the advanced field positioning feature, which helps you arrange fields relative to other fields, specify absolute or relative field display bounds, etc.</w:t>
      </w:r>
    </w:p>
    <w:p w:rsidR="00C817EF" w:rsidRDefault="00C817EF" w:rsidP="00E808BE">
      <w:pPr>
        <w:shd w:val="clear" w:color="auto" w:fill="FFFFFF"/>
        <w:spacing w:before="100" w:beforeAutospacing="1" w:after="100" w:afterAutospacing="1" w:line="240" w:lineRule="auto"/>
        <w:jc w:val="center"/>
      </w:pPr>
      <w:r w:rsidRPr="00C817EF">
        <w:rPr>
          <w:noProof/>
          <w:lang w:bidi="ar-SA"/>
        </w:rPr>
        <w:drawing>
          <wp:inline distT="0" distB="0" distL="0" distR="0" wp14:anchorId="4E80FCE9" wp14:editId="4573446C">
            <wp:extent cx="5863213" cy="3542984"/>
            <wp:effectExtent l="19050" t="19050" r="2349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530" cy="3554657"/>
                    </a:xfrm>
                    <a:prstGeom prst="rect">
                      <a:avLst/>
                    </a:prstGeom>
                    <a:ln>
                      <a:solidFill>
                        <a:schemeClr val="tx1"/>
                      </a:solidFill>
                    </a:ln>
                  </pic:spPr>
                </pic:pic>
              </a:graphicData>
            </a:graphic>
          </wp:inline>
        </w:drawing>
      </w:r>
    </w:p>
    <w:p w:rsidR="00D71780" w:rsidRDefault="00D71780" w:rsidP="00D71780">
      <w:pPr>
        <w:shd w:val="clear" w:color="auto" w:fill="FFFFFF"/>
        <w:spacing w:before="100" w:beforeAutospacing="1" w:after="100" w:afterAutospacing="1" w:line="240" w:lineRule="auto"/>
      </w:pPr>
      <w:r>
        <w:t>Here are the few operations we can perform on a grid control.</w:t>
      </w:r>
    </w:p>
    <w:p w:rsidR="00D71780" w:rsidRDefault="008A16C7" w:rsidP="008A16C7">
      <w:pPr>
        <w:pStyle w:val="Heading4"/>
      </w:pPr>
      <w:r>
        <w:lastRenderedPageBreak/>
        <w:t>Grouping</w:t>
      </w:r>
    </w:p>
    <w:p w:rsidR="00333D6C" w:rsidRPr="00333D6C" w:rsidRDefault="00333D6C" w:rsidP="00333D6C">
      <w:pPr>
        <w:numPr>
          <w:ilvl w:val="0"/>
          <w:numId w:val="14"/>
        </w:numPr>
        <w:shd w:val="clear" w:color="auto" w:fill="FFFFFF"/>
        <w:spacing w:before="100" w:beforeAutospacing="1" w:after="100" w:afterAutospacing="1" w:line="240" w:lineRule="auto"/>
      </w:pPr>
      <w:r w:rsidRPr="00333D6C">
        <w:t>An end-user can group data at runtime by dragging a column to a dedicated Group Panel.</w:t>
      </w:r>
    </w:p>
    <w:p w:rsidR="00333D6C" w:rsidRDefault="00333D6C" w:rsidP="00333D6C">
      <w:pPr>
        <w:numPr>
          <w:ilvl w:val="0"/>
          <w:numId w:val="14"/>
        </w:numPr>
        <w:shd w:val="clear" w:color="auto" w:fill="FFFFFF"/>
        <w:spacing w:before="100" w:beforeAutospacing="1" w:after="100" w:afterAutospacing="1" w:line="240" w:lineRule="auto"/>
      </w:pPr>
      <w:r w:rsidRPr="00333D6C">
        <w:t>Data group modes: by column values or display text.</w:t>
      </w:r>
    </w:p>
    <w:p w:rsidR="00FE0B2B" w:rsidRPr="00333D6C" w:rsidRDefault="00FE0B2B" w:rsidP="00FE0B2B">
      <w:pPr>
        <w:shd w:val="clear" w:color="auto" w:fill="FFFFFF"/>
        <w:spacing w:before="100" w:beforeAutospacing="1" w:after="100" w:afterAutospacing="1" w:line="240" w:lineRule="auto"/>
        <w:ind w:left="720"/>
        <w:jc w:val="center"/>
      </w:pPr>
      <w:r w:rsidRPr="00FE0B2B">
        <w:rPr>
          <w:noProof/>
          <w:lang w:bidi="ar-SA"/>
        </w:rPr>
        <w:drawing>
          <wp:inline distT="0" distB="0" distL="0" distR="0" wp14:anchorId="7214AB8A" wp14:editId="1E05B1D7">
            <wp:extent cx="1904162" cy="2339992"/>
            <wp:effectExtent l="19050" t="19050" r="20320"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944" cy="2349555"/>
                    </a:xfrm>
                    <a:prstGeom prst="rect">
                      <a:avLst/>
                    </a:prstGeom>
                    <a:ln>
                      <a:solidFill>
                        <a:schemeClr val="tx1"/>
                      </a:solidFill>
                    </a:ln>
                  </pic:spPr>
                </pic:pic>
              </a:graphicData>
            </a:graphic>
          </wp:inline>
        </w:drawing>
      </w:r>
    </w:p>
    <w:p w:rsidR="008A16C7" w:rsidRDefault="00333D6C" w:rsidP="00333D6C">
      <w:pPr>
        <w:pStyle w:val="Heading4"/>
      </w:pPr>
      <w:r>
        <w:t>Sorting</w:t>
      </w:r>
    </w:p>
    <w:p w:rsidR="00333D6C" w:rsidRPr="00333D6C" w:rsidRDefault="00333D6C" w:rsidP="00900155">
      <w:pPr>
        <w:numPr>
          <w:ilvl w:val="0"/>
          <w:numId w:val="14"/>
        </w:numPr>
        <w:shd w:val="clear" w:color="auto" w:fill="FFFFFF"/>
        <w:spacing w:before="100" w:beforeAutospacing="1" w:after="100" w:afterAutospacing="1" w:line="240" w:lineRule="auto"/>
      </w:pPr>
      <w:r w:rsidRPr="00333D6C">
        <w:t>An end-user can sort data at runtime (in Grid Views, Banded Grid Views, Advanced Banded Grid Views, Layout Views, and Card Views).</w:t>
      </w:r>
    </w:p>
    <w:p w:rsidR="00333D6C" w:rsidRPr="00333D6C" w:rsidRDefault="00333D6C" w:rsidP="00900155">
      <w:pPr>
        <w:numPr>
          <w:ilvl w:val="0"/>
          <w:numId w:val="14"/>
        </w:numPr>
        <w:shd w:val="clear" w:color="auto" w:fill="FFFFFF"/>
        <w:spacing w:before="100" w:beforeAutospacing="1" w:after="100" w:afterAutospacing="1" w:line="240" w:lineRule="auto"/>
      </w:pPr>
      <w:r w:rsidRPr="00333D6C">
        <w:t>The Data Grid sorts its data itself and does not delegate this functionality to the underlying data source (except for server modes).</w:t>
      </w:r>
    </w:p>
    <w:p w:rsidR="00333D6C" w:rsidRPr="00333D6C" w:rsidRDefault="00333D6C" w:rsidP="00900155">
      <w:pPr>
        <w:numPr>
          <w:ilvl w:val="0"/>
          <w:numId w:val="14"/>
        </w:numPr>
        <w:shd w:val="clear" w:color="auto" w:fill="FFFFFF"/>
        <w:spacing w:before="100" w:beforeAutospacing="1" w:after="100" w:afterAutospacing="1" w:line="240" w:lineRule="auto"/>
      </w:pPr>
      <w:r w:rsidRPr="00333D6C">
        <w:t>Sort by values or display text.</w:t>
      </w:r>
    </w:p>
    <w:p w:rsidR="00333D6C" w:rsidRDefault="00333D6C" w:rsidP="00900155">
      <w:pPr>
        <w:numPr>
          <w:ilvl w:val="0"/>
          <w:numId w:val="14"/>
        </w:numPr>
        <w:shd w:val="clear" w:color="auto" w:fill="FFFFFF"/>
        <w:spacing w:before="100" w:beforeAutospacing="1" w:after="100" w:afterAutospacing="1" w:line="240" w:lineRule="auto"/>
      </w:pPr>
      <w:r w:rsidRPr="00333D6C">
        <w:t>Implement custom sorting algorithms using an event.</w:t>
      </w:r>
    </w:p>
    <w:p w:rsidR="003E1C18" w:rsidRPr="00333D6C" w:rsidRDefault="003E1C18" w:rsidP="00CB247F">
      <w:pPr>
        <w:shd w:val="clear" w:color="auto" w:fill="FFFFFF"/>
        <w:spacing w:before="100" w:beforeAutospacing="1" w:after="100" w:afterAutospacing="1" w:line="240" w:lineRule="auto"/>
        <w:jc w:val="center"/>
      </w:pPr>
      <w:r w:rsidRPr="003E1C18">
        <w:rPr>
          <w:noProof/>
          <w:lang w:bidi="ar-SA"/>
        </w:rPr>
        <w:drawing>
          <wp:inline distT="0" distB="0" distL="0" distR="0" wp14:anchorId="5B843D60" wp14:editId="7B337585">
            <wp:extent cx="5943600" cy="1582420"/>
            <wp:effectExtent l="19050" t="19050" r="1905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2420"/>
                    </a:xfrm>
                    <a:prstGeom prst="rect">
                      <a:avLst/>
                    </a:prstGeom>
                    <a:ln>
                      <a:solidFill>
                        <a:schemeClr val="tx1"/>
                      </a:solidFill>
                    </a:ln>
                  </pic:spPr>
                </pic:pic>
              </a:graphicData>
            </a:graphic>
          </wp:inline>
        </w:drawing>
      </w:r>
    </w:p>
    <w:p w:rsidR="00333D6C" w:rsidRDefault="00333D6C" w:rsidP="00333D6C">
      <w:pPr>
        <w:pStyle w:val="Heading4"/>
      </w:pPr>
      <w:r>
        <w:t>Summaries</w:t>
      </w:r>
    </w:p>
    <w:p w:rsidR="00333D6C" w:rsidRPr="00333D6C" w:rsidRDefault="00333D6C" w:rsidP="00333D6C">
      <w:pPr>
        <w:numPr>
          <w:ilvl w:val="0"/>
          <w:numId w:val="16"/>
        </w:numPr>
        <w:shd w:val="clear" w:color="auto" w:fill="FFFFFF"/>
        <w:spacing w:before="100" w:beforeAutospacing="1" w:after="100" w:afterAutospacing="1" w:line="240" w:lineRule="auto"/>
      </w:pPr>
      <w:r w:rsidRPr="00333D6C">
        <w:t>Total summaries (calculated against all rows)</w:t>
      </w:r>
    </w:p>
    <w:p w:rsidR="00333D6C" w:rsidRPr="00333D6C" w:rsidRDefault="00333D6C" w:rsidP="00333D6C">
      <w:pPr>
        <w:numPr>
          <w:ilvl w:val="0"/>
          <w:numId w:val="16"/>
        </w:numPr>
        <w:shd w:val="clear" w:color="auto" w:fill="FFFFFF"/>
        <w:spacing w:before="100" w:beforeAutospacing="1" w:after="100" w:afterAutospacing="1" w:line="240" w:lineRule="auto"/>
      </w:pPr>
      <w:r w:rsidRPr="00333D6C">
        <w:t>Group summaries (calculated against grouped data).</w:t>
      </w:r>
    </w:p>
    <w:p w:rsidR="00333D6C" w:rsidRDefault="00333D6C" w:rsidP="00333D6C">
      <w:pPr>
        <w:numPr>
          <w:ilvl w:val="0"/>
          <w:numId w:val="16"/>
        </w:numPr>
        <w:shd w:val="clear" w:color="auto" w:fill="FFFFFF"/>
        <w:spacing w:before="100" w:beforeAutospacing="1" w:after="100" w:afterAutospacing="1" w:line="240" w:lineRule="auto"/>
      </w:pPr>
      <w:r w:rsidRPr="00333D6C">
        <w:t>Manual summary calculation</w:t>
      </w:r>
    </w:p>
    <w:p w:rsidR="00CC75C0" w:rsidRDefault="00CC75C0" w:rsidP="00985A6C">
      <w:pPr>
        <w:shd w:val="clear" w:color="auto" w:fill="FFFFFF"/>
        <w:spacing w:before="100" w:beforeAutospacing="1" w:after="100" w:afterAutospacing="1" w:line="240" w:lineRule="auto"/>
        <w:jc w:val="center"/>
      </w:pPr>
      <w:r w:rsidRPr="00CC75C0">
        <w:rPr>
          <w:noProof/>
          <w:lang w:bidi="ar-SA"/>
        </w:rPr>
        <w:lastRenderedPageBreak/>
        <w:drawing>
          <wp:inline distT="0" distB="0" distL="0" distR="0" wp14:anchorId="003073DE" wp14:editId="5DD9CB90">
            <wp:extent cx="5943600" cy="3602355"/>
            <wp:effectExtent l="19050" t="19050" r="1905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02355"/>
                    </a:xfrm>
                    <a:prstGeom prst="rect">
                      <a:avLst/>
                    </a:prstGeom>
                    <a:ln>
                      <a:solidFill>
                        <a:schemeClr val="tx1"/>
                      </a:solidFill>
                    </a:ln>
                  </pic:spPr>
                </pic:pic>
              </a:graphicData>
            </a:graphic>
          </wp:inline>
        </w:drawing>
      </w:r>
    </w:p>
    <w:p w:rsidR="00333D6C" w:rsidRDefault="00333D6C" w:rsidP="00333D6C">
      <w:pPr>
        <w:pStyle w:val="Heading4"/>
      </w:pPr>
      <w:r>
        <w:t>Edit Data</w:t>
      </w:r>
    </w:p>
    <w:p w:rsidR="00333D6C" w:rsidRPr="00333D6C" w:rsidRDefault="00333D6C" w:rsidP="00900155">
      <w:pPr>
        <w:numPr>
          <w:ilvl w:val="0"/>
          <w:numId w:val="16"/>
        </w:numPr>
        <w:shd w:val="clear" w:color="auto" w:fill="FFFFFF"/>
        <w:spacing w:before="100" w:beforeAutospacing="1" w:after="100" w:afterAutospacing="1" w:line="240" w:lineRule="auto"/>
      </w:pPr>
      <w:r w:rsidRPr="00333D6C">
        <w:t>Add and remov</w:t>
      </w:r>
      <w:r w:rsidR="00900155">
        <w:t>e</w:t>
      </w:r>
      <w:r w:rsidRPr="00333D6C">
        <w:t xml:space="preserve"> rows, in code and using a Data Navigator control</w:t>
      </w:r>
    </w:p>
    <w:p w:rsidR="00333D6C" w:rsidRPr="00333D6C" w:rsidRDefault="00333D6C" w:rsidP="00900155">
      <w:pPr>
        <w:numPr>
          <w:ilvl w:val="0"/>
          <w:numId w:val="16"/>
        </w:numPr>
        <w:shd w:val="clear" w:color="auto" w:fill="FFFFFF"/>
        <w:spacing w:before="100" w:beforeAutospacing="1" w:after="100" w:afterAutospacing="1" w:line="240" w:lineRule="auto"/>
      </w:pPr>
      <w:r w:rsidRPr="00333D6C">
        <w:t>Edit data with the help of 35+ in-place editors</w:t>
      </w:r>
    </w:p>
    <w:p w:rsidR="00333D6C" w:rsidRDefault="00333D6C" w:rsidP="00900155">
      <w:pPr>
        <w:numPr>
          <w:ilvl w:val="0"/>
          <w:numId w:val="16"/>
        </w:numPr>
        <w:shd w:val="clear" w:color="auto" w:fill="FFFFFF"/>
        <w:spacing w:before="100" w:beforeAutospacing="1" w:after="100" w:afterAutospacing="1" w:line="240" w:lineRule="auto"/>
      </w:pPr>
      <w:r w:rsidRPr="00333D6C">
        <w:t>Edit data in a standalone (modal) or in-line edit form</w:t>
      </w:r>
    </w:p>
    <w:p w:rsidR="00DD1E1B" w:rsidRPr="00333D6C" w:rsidRDefault="00DD1E1B" w:rsidP="00DD1E1B">
      <w:pPr>
        <w:shd w:val="clear" w:color="auto" w:fill="FFFFFF"/>
        <w:spacing w:before="100" w:beforeAutospacing="1" w:after="100" w:afterAutospacing="1" w:line="240" w:lineRule="auto"/>
      </w:pPr>
      <w:r w:rsidRPr="00DD1E1B">
        <w:rPr>
          <w:noProof/>
          <w:lang w:bidi="ar-SA"/>
        </w:rPr>
        <w:drawing>
          <wp:inline distT="0" distB="0" distL="0" distR="0" wp14:anchorId="07632AD6" wp14:editId="026EF53D">
            <wp:extent cx="5943600" cy="1139825"/>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39825"/>
                    </a:xfrm>
                    <a:prstGeom prst="rect">
                      <a:avLst/>
                    </a:prstGeom>
                    <a:ln>
                      <a:solidFill>
                        <a:schemeClr val="tx1"/>
                      </a:solidFill>
                    </a:ln>
                  </pic:spPr>
                </pic:pic>
              </a:graphicData>
            </a:graphic>
          </wp:inline>
        </w:drawing>
      </w:r>
    </w:p>
    <w:p w:rsidR="00333D6C" w:rsidRDefault="00333D6C" w:rsidP="00333D6C">
      <w:pPr>
        <w:pStyle w:val="Heading4"/>
      </w:pPr>
      <w:r>
        <w:t>Filter and find rows</w:t>
      </w:r>
    </w:p>
    <w:p w:rsidR="00333D6C" w:rsidRPr="00333D6C" w:rsidRDefault="00333D6C" w:rsidP="00333D6C">
      <w:pPr>
        <w:numPr>
          <w:ilvl w:val="0"/>
          <w:numId w:val="18"/>
        </w:numPr>
        <w:shd w:val="clear" w:color="auto" w:fill="FFFFFF"/>
        <w:spacing w:before="100" w:beforeAutospacing="1" w:after="100" w:afterAutospacing="1" w:line="240" w:lineRule="auto"/>
      </w:pPr>
      <w:r w:rsidRPr="00333D6C">
        <w:t>Built-in Find Panel</w:t>
      </w:r>
    </w:p>
    <w:p w:rsidR="00333D6C" w:rsidRPr="00333D6C" w:rsidRDefault="00333D6C" w:rsidP="00333D6C">
      <w:pPr>
        <w:numPr>
          <w:ilvl w:val="0"/>
          <w:numId w:val="18"/>
        </w:numPr>
        <w:shd w:val="clear" w:color="auto" w:fill="FFFFFF"/>
        <w:spacing w:before="100" w:beforeAutospacing="1" w:after="100" w:afterAutospacing="1" w:line="240" w:lineRule="auto"/>
      </w:pPr>
      <w:r w:rsidRPr="00333D6C">
        <w:t>An end-user can filter data with column filter dropdowns</w:t>
      </w:r>
    </w:p>
    <w:p w:rsidR="00333D6C" w:rsidRDefault="00333D6C" w:rsidP="00333D6C">
      <w:pPr>
        <w:numPr>
          <w:ilvl w:val="0"/>
          <w:numId w:val="18"/>
        </w:numPr>
        <w:shd w:val="clear" w:color="auto" w:fill="FFFFFF"/>
        <w:spacing w:before="100" w:beforeAutospacing="1" w:after="100" w:afterAutospacing="1" w:line="240" w:lineRule="auto"/>
      </w:pPr>
      <w:r w:rsidRPr="00333D6C">
        <w:t>Regular and MS Excel-inspired filter dropdowns</w:t>
      </w:r>
    </w:p>
    <w:p w:rsidR="0073762C" w:rsidRPr="00333D6C" w:rsidRDefault="0073762C" w:rsidP="0073762C">
      <w:pPr>
        <w:shd w:val="clear" w:color="auto" w:fill="FFFFFF"/>
        <w:spacing w:before="100" w:beforeAutospacing="1" w:after="100" w:afterAutospacing="1" w:line="240" w:lineRule="auto"/>
        <w:jc w:val="center"/>
      </w:pPr>
      <w:r w:rsidRPr="0073762C">
        <w:rPr>
          <w:noProof/>
          <w:lang w:bidi="ar-SA"/>
        </w:rPr>
        <w:lastRenderedPageBreak/>
        <w:drawing>
          <wp:inline distT="0" distB="0" distL="0" distR="0" wp14:anchorId="75C2E00D" wp14:editId="501A4A16">
            <wp:extent cx="4496427" cy="2857899"/>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6427" cy="2857899"/>
                    </a:xfrm>
                    <a:prstGeom prst="rect">
                      <a:avLst/>
                    </a:prstGeom>
                    <a:ln>
                      <a:solidFill>
                        <a:schemeClr val="tx1"/>
                      </a:solidFill>
                    </a:ln>
                  </pic:spPr>
                </pic:pic>
              </a:graphicData>
            </a:graphic>
          </wp:inline>
        </w:drawing>
      </w:r>
    </w:p>
    <w:p w:rsidR="00333D6C" w:rsidRDefault="00333D6C" w:rsidP="00333D6C">
      <w:pPr>
        <w:pStyle w:val="Heading4"/>
      </w:pPr>
      <w:r>
        <w:t>Master-Detail</w:t>
      </w:r>
    </w:p>
    <w:p w:rsidR="00333D6C" w:rsidRDefault="00333D6C" w:rsidP="00333D6C">
      <w:r w:rsidRPr="008E6824">
        <w:t>The Data Grid supports hierarchical data sources, which consist of master and detail tables (lists) linked by one-to-many relationships. </w:t>
      </w:r>
      <w:r w:rsidR="00D94441">
        <w:t>Here is sample screenshot of master detail view</w:t>
      </w:r>
      <w:r w:rsidR="00CE510C">
        <w:t>.</w:t>
      </w:r>
    </w:p>
    <w:p w:rsidR="00AD4079" w:rsidRPr="008E6824" w:rsidRDefault="00AD4079" w:rsidP="00AD4079">
      <w:pPr>
        <w:jc w:val="center"/>
      </w:pPr>
      <w:r w:rsidRPr="00AD4079">
        <w:rPr>
          <w:noProof/>
          <w:lang w:bidi="ar-SA"/>
        </w:rPr>
        <w:drawing>
          <wp:inline distT="0" distB="0" distL="0" distR="0" wp14:anchorId="1B990609" wp14:editId="58894B27">
            <wp:extent cx="5943600" cy="2051685"/>
            <wp:effectExtent l="19050" t="19050" r="1905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51685"/>
                    </a:xfrm>
                    <a:prstGeom prst="rect">
                      <a:avLst/>
                    </a:prstGeom>
                    <a:ln>
                      <a:solidFill>
                        <a:schemeClr val="tx1"/>
                      </a:solidFill>
                    </a:ln>
                  </pic:spPr>
                </pic:pic>
              </a:graphicData>
            </a:graphic>
          </wp:inline>
        </w:drawing>
      </w:r>
    </w:p>
    <w:p w:rsidR="00333D6C" w:rsidRDefault="00333D6C" w:rsidP="00333D6C">
      <w:pPr>
        <w:pStyle w:val="Heading4"/>
      </w:pPr>
      <w:r>
        <w:t>Grid Print</w:t>
      </w:r>
    </w:p>
    <w:p w:rsidR="00333D6C" w:rsidRPr="008E6824" w:rsidRDefault="00333D6C" w:rsidP="00333D6C">
      <w:r w:rsidRPr="008E6824">
        <w:t>The Grid Control provides methods for printing displayed data, showing a preview window and invoking a print dialog. Grid Control provides direct methods for printing displayed data, these methods delegate the printing functionality to the </w:t>
      </w:r>
      <w:hyperlink r:id="rId42" w:history="1">
        <w:r w:rsidRPr="008E6824">
          <w:t>DevExpress Printing Library</w:t>
        </w:r>
      </w:hyperlink>
      <w:r w:rsidRPr="008E6824">
        <w:t>.</w:t>
      </w:r>
    </w:p>
    <w:p w:rsidR="005D20E1" w:rsidRDefault="005D20E1" w:rsidP="008E6824">
      <w:r w:rsidRPr="008E6824">
        <w:t>By default, a printed grid utilizes the same appearances as when it is displayed onscreen (these appearance settings can be</w:t>
      </w:r>
      <w:r w:rsidR="00427DC7" w:rsidRPr="008E6824">
        <w:t xml:space="preserve"> customized for each View using </w:t>
      </w:r>
      <w:hyperlink r:id="rId43" w:history="1">
        <w:r w:rsidRPr="008E6824">
          <w:t>BaseView.Appearance</w:t>
        </w:r>
      </w:hyperlink>
      <w:r w:rsidRPr="008E6824">
        <w:t> property).However, each View provides print appearances used to paint the View's visual elements (buttons, headers, cells, etc.) in print output.</w:t>
      </w:r>
    </w:p>
    <w:p w:rsidR="00CD626E" w:rsidRDefault="00CD626E" w:rsidP="008E6824">
      <w:r>
        <w:t>Below screenshot illustrates grid printing in all the cases.</w:t>
      </w:r>
    </w:p>
    <w:p w:rsidR="006E56AA" w:rsidRPr="008E6824" w:rsidRDefault="006E56AA" w:rsidP="00991A0A">
      <w:pPr>
        <w:jc w:val="center"/>
      </w:pPr>
      <w:r w:rsidRPr="006E56AA">
        <w:rPr>
          <w:noProof/>
          <w:lang w:bidi="ar-SA"/>
        </w:rPr>
        <w:lastRenderedPageBreak/>
        <w:drawing>
          <wp:inline distT="0" distB="0" distL="0" distR="0" wp14:anchorId="261506BD" wp14:editId="0FB045E6">
            <wp:extent cx="5943600" cy="32194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19450"/>
                    </a:xfrm>
                    <a:prstGeom prst="rect">
                      <a:avLst/>
                    </a:prstGeom>
                    <a:ln>
                      <a:solidFill>
                        <a:schemeClr val="tx1"/>
                      </a:solidFill>
                    </a:ln>
                  </pic:spPr>
                </pic:pic>
              </a:graphicData>
            </a:graphic>
          </wp:inline>
        </w:drawing>
      </w:r>
    </w:p>
    <w:p w:rsidR="005D20E1" w:rsidRDefault="0088382C" w:rsidP="0088382C">
      <w:pPr>
        <w:pStyle w:val="Heading4"/>
        <w:rPr>
          <w:shd w:val="clear" w:color="auto" w:fill="FFFFFF"/>
        </w:rPr>
      </w:pPr>
      <w:r>
        <w:rPr>
          <w:shd w:val="clear" w:color="auto" w:fill="FFFFFF"/>
        </w:rPr>
        <w:t>Grid Export</w:t>
      </w:r>
    </w:p>
    <w:p w:rsidR="00333D6C" w:rsidRDefault="00AD530C" w:rsidP="00333D6C">
      <w:pPr>
        <w:rPr>
          <w:rFonts w:ascii="Segoe UI" w:hAnsi="Segoe UI" w:cs="Segoe UI"/>
          <w:color w:val="222222"/>
          <w:shd w:val="clear" w:color="auto" w:fill="FFFFFF"/>
        </w:rPr>
      </w:pPr>
      <w:r>
        <w:rPr>
          <w:rFonts w:ascii="Segoe UI" w:hAnsi="Segoe UI" w:cs="Segoe UI"/>
          <w:color w:val="222222"/>
          <w:shd w:val="clear" w:color="auto" w:fill="FFFFFF"/>
        </w:rPr>
        <w:t xml:space="preserve">The Grid Control allows you to export its data to a file or stream in formats of </w:t>
      </w:r>
      <w:r w:rsidR="006E6877">
        <w:rPr>
          <w:rFonts w:ascii="Segoe UI" w:hAnsi="Segoe UI" w:cs="Segoe UI"/>
          <w:color w:val="222222"/>
          <w:shd w:val="clear" w:color="auto" w:fill="FFFFFF"/>
        </w:rPr>
        <w:t xml:space="preserve">pdf, excel, word and </w:t>
      </w:r>
      <w:r>
        <w:rPr>
          <w:rFonts w:ascii="Segoe UI" w:hAnsi="Segoe UI" w:cs="Segoe UI"/>
          <w:color w:val="222222"/>
          <w:shd w:val="clear" w:color="auto" w:fill="FFFFFF"/>
        </w:rPr>
        <w:t>etc</w:t>
      </w:r>
      <w:r w:rsidR="00ED1EB8">
        <w:rPr>
          <w:rFonts w:ascii="Segoe UI" w:hAnsi="Segoe UI" w:cs="Segoe UI"/>
          <w:color w:val="222222"/>
          <w:shd w:val="clear" w:color="auto" w:fill="FFFFFF"/>
        </w:rPr>
        <w:t>…</w:t>
      </w:r>
    </w:p>
    <w:p w:rsidR="00991A0A" w:rsidRDefault="008F0449" w:rsidP="008F0449">
      <w:pPr>
        <w:jc w:val="center"/>
        <w:rPr>
          <w:rFonts w:ascii="Segoe UI" w:hAnsi="Segoe UI" w:cs="Segoe UI"/>
          <w:color w:val="222222"/>
          <w:shd w:val="clear" w:color="auto" w:fill="FFFFFF"/>
        </w:rPr>
      </w:pPr>
      <w:r w:rsidRPr="008F0449">
        <w:rPr>
          <w:rFonts w:ascii="Segoe UI" w:hAnsi="Segoe UI" w:cs="Segoe UI"/>
          <w:noProof/>
          <w:color w:val="222222"/>
          <w:shd w:val="clear" w:color="auto" w:fill="FFFFFF"/>
          <w:lang w:bidi="ar-SA"/>
        </w:rPr>
        <w:drawing>
          <wp:inline distT="0" distB="0" distL="0" distR="0" wp14:anchorId="787635BC" wp14:editId="69F85B70">
            <wp:extent cx="1619476" cy="2657846"/>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476" cy="2657846"/>
                    </a:xfrm>
                    <a:prstGeom prst="rect">
                      <a:avLst/>
                    </a:prstGeom>
                    <a:ln>
                      <a:solidFill>
                        <a:schemeClr val="tx1"/>
                      </a:solidFill>
                    </a:ln>
                  </pic:spPr>
                </pic:pic>
              </a:graphicData>
            </a:graphic>
          </wp:inline>
        </w:drawing>
      </w:r>
    </w:p>
    <w:p w:rsidR="00C3404A" w:rsidRDefault="00C3404A" w:rsidP="00247181">
      <w:pPr>
        <w:pStyle w:val="Heading3"/>
      </w:pPr>
      <w:bookmarkStart w:id="42" w:name="_Toc38287719"/>
      <w:r>
        <w:t>Tree list:</w:t>
      </w:r>
      <w:bookmarkEnd w:id="42"/>
    </w:p>
    <w:p w:rsidR="00966714" w:rsidRDefault="00966714" w:rsidP="00966714">
      <w:r>
        <w:t>Used for data representation in tree view with multiple columns. It will also support all functionality provided by grid control.</w:t>
      </w:r>
      <w:r w:rsidR="00FD7DEE">
        <w:t xml:space="preserve"> Here is the sample screenshot of DevExpress Tree list</w:t>
      </w:r>
      <w:r w:rsidR="00311E9B">
        <w:t>.</w:t>
      </w:r>
    </w:p>
    <w:p w:rsidR="00534704" w:rsidRDefault="00534704" w:rsidP="00967C34">
      <w:pPr>
        <w:jc w:val="center"/>
      </w:pPr>
      <w:r w:rsidRPr="00534704">
        <w:rPr>
          <w:noProof/>
          <w:lang w:bidi="ar-SA"/>
        </w:rPr>
        <w:lastRenderedPageBreak/>
        <w:drawing>
          <wp:inline distT="0" distB="0" distL="0" distR="0" wp14:anchorId="77D8D87C" wp14:editId="54F61677">
            <wp:extent cx="5943600" cy="2548255"/>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48255"/>
                    </a:xfrm>
                    <a:prstGeom prst="rect">
                      <a:avLst/>
                    </a:prstGeom>
                    <a:ln>
                      <a:solidFill>
                        <a:schemeClr val="tx1"/>
                      </a:solidFill>
                    </a:ln>
                  </pic:spPr>
                </pic:pic>
              </a:graphicData>
            </a:graphic>
          </wp:inline>
        </w:drawing>
      </w:r>
    </w:p>
    <w:p w:rsidR="00966714" w:rsidRDefault="00966714" w:rsidP="00966714">
      <w:pPr>
        <w:pStyle w:val="Heading3"/>
      </w:pPr>
      <w:bookmarkStart w:id="43" w:name="_Toc38287720"/>
      <w:r>
        <w:t>Lookup Edit</w:t>
      </w:r>
      <w:bookmarkEnd w:id="43"/>
    </w:p>
    <w:p w:rsidR="00966714" w:rsidRDefault="00966714" w:rsidP="00966714">
      <w:r>
        <w:t xml:space="preserve">This is nothing but a combo box in windows forms controls. It will also have advanced features like combo box with multiple columns. It will also support functionality provided </w:t>
      </w:r>
      <w:r w:rsidR="00CE1441">
        <w:t>by</w:t>
      </w:r>
      <w:r>
        <w:t xml:space="preserve"> grid control.</w:t>
      </w:r>
    </w:p>
    <w:p w:rsidR="001B19EE" w:rsidRDefault="00626F63" w:rsidP="002160CE">
      <w:pPr>
        <w:jc w:val="center"/>
      </w:pPr>
      <w:r w:rsidRPr="00626F63">
        <w:rPr>
          <w:noProof/>
          <w:lang w:bidi="ar-SA"/>
        </w:rPr>
        <w:drawing>
          <wp:inline distT="0" distB="0" distL="0" distR="0" wp14:anchorId="7FC8B229" wp14:editId="5167D46B">
            <wp:extent cx="5372850" cy="3324689"/>
            <wp:effectExtent l="19050" t="19050" r="1841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850" cy="3324689"/>
                    </a:xfrm>
                    <a:prstGeom prst="rect">
                      <a:avLst/>
                    </a:prstGeom>
                    <a:ln>
                      <a:solidFill>
                        <a:schemeClr val="tx1"/>
                      </a:solidFill>
                    </a:ln>
                  </pic:spPr>
                </pic:pic>
              </a:graphicData>
            </a:graphic>
          </wp:inline>
        </w:drawing>
      </w:r>
    </w:p>
    <w:p w:rsidR="00966714" w:rsidRDefault="00966714" w:rsidP="00966714">
      <w:pPr>
        <w:pStyle w:val="Heading3"/>
      </w:pPr>
      <w:bookmarkStart w:id="44" w:name="_Toc38287721"/>
      <w:r>
        <w:t>Xtra Report</w:t>
      </w:r>
      <w:bookmarkEnd w:id="44"/>
    </w:p>
    <w:p w:rsidR="00966714" w:rsidRDefault="00966714" w:rsidP="00966714">
      <w:r>
        <w:t>This is reporting suit provided by DevExpress windows forms controls. We can easily generate a report using this from a grid control or tree list. we can also design with expressions without any calculated fields.</w:t>
      </w:r>
    </w:p>
    <w:p w:rsidR="00993F8C" w:rsidRDefault="00993F8C" w:rsidP="00966714">
      <w:r>
        <w:t xml:space="preserve">Here is the sample screenshot of </w:t>
      </w:r>
      <w:proofErr w:type="spellStart"/>
      <w:r>
        <w:t>XtraReport</w:t>
      </w:r>
      <w:proofErr w:type="spellEnd"/>
      <w:r w:rsidR="00F11A49">
        <w:t xml:space="preserve"> and it will have the default print and export options.</w:t>
      </w:r>
    </w:p>
    <w:p w:rsidR="00F11A49" w:rsidRDefault="00F11A49" w:rsidP="00966714">
      <w:r w:rsidRPr="00F11A49">
        <w:rPr>
          <w:noProof/>
          <w:lang w:bidi="ar-SA"/>
        </w:rPr>
        <w:lastRenderedPageBreak/>
        <w:drawing>
          <wp:inline distT="0" distB="0" distL="0" distR="0" wp14:anchorId="174CDAB9" wp14:editId="7A6FBA7A">
            <wp:extent cx="5943600" cy="391922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19220"/>
                    </a:xfrm>
                    <a:prstGeom prst="rect">
                      <a:avLst/>
                    </a:prstGeom>
                    <a:ln>
                      <a:solidFill>
                        <a:schemeClr val="tx1"/>
                      </a:solidFill>
                    </a:ln>
                  </pic:spPr>
                </pic:pic>
              </a:graphicData>
            </a:graphic>
          </wp:inline>
        </w:drawing>
      </w:r>
    </w:p>
    <w:p w:rsidR="00F21DBF" w:rsidRDefault="00F21DBF" w:rsidP="00F21DBF">
      <w:pPr>
        <w:pStyle w:val="Heading2"/>
      </w:pPr>
      <w:bookmarkStart w:id="45" w:name="_Toc38287722"/>
      <w:r>
        <w:t>GAEB Converter</w:t>
      </w:r>
      <w:bookmarkEnd w:id="45"/>
    </w:p>
    <w:p w:rsidR="00B75523" w:rsidRDefault="00F21DBF" w:rsidP="00F21DBF">
      <w:r w:rsidRPr="00F21DBF">
        <w:t>The GAEB-Converter is a software, that is able to create, edit and repair GAEB files. It also converts contract specifications between formats like GAEB 90, GAEB 2000, GAEB XML, Excel, Word, Access, PDF, RTF, dBase, Ö-Norm, Data-norm, UGL and REB.</w:t>
      </w:r>
      <w:r w:rsidR="00B75523">
        <w:t xml:space="preserve"> Licensed version of GAEB converter 9 we are using for import and export of GAEB files.</w:t>
      </w:r>
    </w:p>
    <w:p w:rsidR="000C34F2" w:rsidRDefault="000C34F2" w:rsidP="000C34F2">
      <w:pPr>
        <w:pStyle w:val="Heading2"/>
      </w:pPr>
      <w:bookmarkStart w:id="46" w:name="_Toc38287723"/>
      <w:r>
        <w:t>Trinity DATANORM import</w:t>
      </w:r>
      <w:bookmarkEnd w:id="46"/>
    </w:p>
    <w:p w:rsidR="000C34F2" w:rsidRPr="000C34F2" w:rsidRDefault="000C34F2" w:rsidP="000C34F2">
      <w:r w:rsidRPr="000C34F2">
        <w:t>trinity is a software tool for converting standard formats to product data and project exchange formats and / or vice versa. Numerous adapters for standard formats (e.g. MS Excel) and data exchange formats (e.g. DATANORM, GAEB) from the construction industry are available for import and export. We integrate the trinity adapters into their application in a completely transparent manner for the user.</w:t>
      </w:r>
    </w:p>
    <w:p w:rsidR="000C34F2" w:rsidRPr="000C34F2" w:rsidRDefault="000C34F2" w:rsidP="000C34F2">
      <w:pPr>
        <w:jc w:val="center"/>
      </w:pPr>
      <w:r w:rsidRPr="000C34F2">
        <w:rPr>
          <w:noProof/>
          <w:lang w:bidi="ar-SA"/>
        </w:rPr>
        <w:drawing>
          <wp:inline distT="0" distB="0" distL="0" distR="0" wp14:anchorId="2B51E145" wp14:editId="7F3BCCC9">
            <wp:extent cx="5239481" cy="1743318"/>
            <wp:effectExtent l="19050" t="19050" r="1841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9481" cy="1743318"/>
                    </a:xfrm>
                    <a:prstGeom prst="rect">
                      <a:avLst/>
                    </a:prstGeom>
                    <a:ln>
                      <a:solidFill>
                        <a:schemeClr val="tx1"/>
                      </a:solidFill>
                    </a:ln>
                  </pic:spPr>
                </pic:pic>
              </a:graphicData>
            </a:graphic>
          </wp:inline>
        </w:drawing>
      </w:r>
    </w:p>
    <w:p w:rsidR="00AF6135" w:rsidRDefault="00AF6135" w:rsidP="009D3150">
      <w:pPr>
        <w:pStyle w:val="Heading1"/>
      </w:pPr>
      <w:bookmarkStart w:id="47" w:name="_Toc38287724"/>
      <w:r w:rsidRPr="00AF6135">
        <w:lastRenderedPageBreak/>
        <w:t>Error and Exception Handling</w:t>
      </w:r>
      <w:bookmarkEnd w:id="47"/>
    </w:p>
    <w:p w:rsidR="00C72BFE" w:rsidRDefault="00CF0131" w:rsidP="0030202F">
      <w:r>
        <w:t>Error and exception work flow:</w:t>
      </w:r>
      <w:r w:rsidR="00C72BFE" w:rsidRPr="00C72BFE">
        <w:rPr>
          <w:noProof/>
          <w:lang w:bidi="ar-SA"/>
        </w:rPr>
        <w:drawing>
          <wp:inline distT="0" distB="0" distL="0" distR="0" wp14:anchorId="342C281E" wp14:editId="1D0BCC5C">
            <wp:extent cx="5943600" cy="728853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88530"/>
                    </a:xfrm>
                    <a:prstGeom prst="rect">
                      <a:avLst/>
                    </a:prstGeom>
                    <a:ln>
                      <a:solidFill>
                        <a:schemeClr val="tx1"/>
                      </a:solidFill>
                    </a:ln>
                  </pic:spPr>
                </pic:pic>
              </a:graphicData>
            </a:graphic>
          </wp:inline>
        </w:drawing>
      </w:r>
    </w:p>
    <w:p w:rsidR="00AF6135" w:rsidRDefault="00AF6135" w:rsidP="00AF6135">
      <w:pPr>
        <w:pStyle w:val="Heading1"/>
      </w:pPr>
      <w:bookmarkStart w:id="48" w:name="_Toc38287725"/>
      <w:r w:rsidRPr="00AF6135">
        <w:lastRenderedPageBreak/>
        <w:t>Error and Exceptions Logging</w:t>
      </w:r>
      <w:bookmarkEnd w:id="48"/>
    </w:p>
    <w:p w:rsidR="003E05DA" w:rsidRDefault="00E56414" w:rsidP="00E56414">
      <w:r>
        <w:t xml:space="preserve">We are using log4net from nugget package to log debug information and Errors or Exceptions. All the properties related to log4net package are in </w:t>
      </w:r>
      <w:proofErr w:type="spellStart"/>
      <w:r>
        <w:t>App.Config</w:t>
      </w:r>
      <w:proofErr w:type="spellEnd"/>
      <w:r>
        <w:t xml:space="preserve"> file. We also have a functionality to send log file to production team which is hard coded, but in future we will be implementing configurable module for sending log file.</w:t>
      </w:r>
    </w:p>
    <w:p w:rsidR="003E05DA" w:rsidRDefault="003E05DA" w:rsidP="00E56414">
      <w:pPr>
        <w:rPr>
          <w:b/>
        </w:rPr>
      </w:pPr>
      <w:r w:rsidRPr="003E05DA">
        <w:rPr>
          <w:b/>
        </w:rPr>
        <w:t>Writing to log files:</w:t>
      </w:r>
    </w:p>
    <w:p w:rsidR="003E05DA" w:rsidRDefault="00B17ED7" w:rsidP="00EC05ED">
      <w:pPr>
        <w:jc w:val="center"/>
        <w:rPr>
          <w:b/>
        </w:rPr>
      </w:pPr>
      <w:r w:rsidRPr="00B17ED7">
        <w:rPr>
          <w:b/>
          <w:noProof/>
          <w:lang w:bidi="ar-SA"/>
        </w:rPr>
        <w:drawing>
          <wp:inline distT="0" distB="0" distL="0" distR="0" wp14:anchorId="68ABA782" wp14:editId="1C460803">
            <wp:extent cx="5943600" cy="236220"/>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6220"/>
                    </a:xfrm>
                    <a:prstGeom prst="rect">
                      <a:avLst/>
                    </a:prstGeom>
                    <a:ln>
                      <a:solidFill>
                        <a:schemeClr val="tx1"/>
                      </a:solidFill>
                    </a:ln>
                  </pic:spPr>
                </pic:pic>
              </a:graphicData>
            </a:graphic>
          </wp:inline>
        </w:drawing>
      </w:r>
    </w:p>
    <w:p w:rsidR="00B91E43" w:rsidRDefault="00F21CD8" w:rsidP="00EC05ED">
      <w:pPr>
        <w:jc w:val="center"/>
        <w:rPr>
          <w:b/>
        </w:rPr>
      </w:pPr>
      <w:r w:rsidRPr="00F21CD8">
        <w:rPr>
          <w:b/>
          <w:noProof/>
          <w:lang w:bidi="ar-SA"/>
        </w:rPr>
        <w:drawing>
          <wp:inline distT="0" distB="0" distL="0" distR="0" wp14:anchorId="45AE1024" wp14:editId="41ADFFA2">
            <wp:extent cx="5943600" cy="1992630"/>
            <wp:effectExtent l="19050" t="19050" r="1905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92630"/>
                    </a:xfrm>
                    <a:prstGeom prst="rect">
                      <a:avLst/>
                    </a:prstGeom>
                    <a:ln>
                      <a:solidFill>
                        <a:schemeClr val="tx1"/>
                      </a:solidFill>
                    </a:ln>
                  </pic:spPr>
                </pic:pic>
              </a:graphicData>
            </a:graphic>
          </wp:inline>
        </w:drawing>
      </w:r>
    </w:p>
    <w:p w:rsidR="00711A00" w:rsidRDefault="00C13747" w:rsidP="00C13747">
      <w:pPr>
        <w:rPr>
          <w:b/>
        </w:rPr>
      </w:pPr>
      <w:r w:rsidRPr="00502136">
        <w:rPr>
          <w:b/>
        </w:rPr>
        <w:t>Log4net configuration</w:t>
      </w:r>
      <w:r w:rsidR="00502136" w:rsidRPr="00502136">
        <w:rPr>
          <w:b/>
        </w:rPr>
        <w:t>:</w:t>
      </w:r>
    </w:p>
    <w:p w:rsidR="00F94F5C" w:rsidRPr="00502136" w:rsidRDefault="00F94F5C" w:rsidP="00F94F5C">
      <w:pPr>
        <w:jc w:val="center"/>
        <w:rPr>
          <w:b/>
        </w:rPr>
      </w:pPr>
      <w:r w:rsidRPr="00F94F5C">
        <w:rPr>
          <w:b/>
          <w:noProof/>
          <w:lang w:bidi="ar-SA"/>
        </w:rPr>
        <w:drawing>
          <wp:inline distT="0" distB="0" distL="0" distR="0" wp14:anchorId="4B34B96D" wp14:editId="40BA60B1">
            <wp:extent cx="5943600" cy="2215515"/>
            <wp:effectExtent l="19050" t="19050" r="1905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15515"/>
                    </a:xfrm>
                    <a:prstGeom prst="rect">
                      <a:avLst/>
                    </a:prstGeom>
                    <a:ln>
                      <a:solidFill>
                        <a:schemeClr val="tx1"/>
                      </a:solidFill>
                    </a:ln>
                  </pic:spPr>
                </pic:pic>
              </a:graphicData>
            </a:graphic>
          </wp:inline>
        </w:drawing>
      </w:r>
    </w:p>
    <w:p w:rsidR="00AF6135" w:rsidRDefault="00AF6135" w:rsidP="00AF6135">
      <w:pPr>
        <w:pStyle w:val="Heading1"/>
      </w:pPr>
      <w:bookmarkStart w:id="49" w:name="_Toc38287726"/>
      <w:r w:rsidRPr="00AF6135">
        <w:t>Code structure and Coding standards</w:t>
      </w:r>
      <w:bookmarkEnd w:id="49"/>
    </w:p>
    <w:p w:rsidR="00E56414" w:rsidRDefault="00E56414" w:rsidP="00E56414">
      <w:r>
        <w:t>We have segregated the code across the solution i.e. each module will have separate classes in each layer. Each class will have multiple regions along with summary section for each work flow and this can be easily understandable by any new resource.</w:t>
      </w:r>
    </w:p>
    <w:p w:rsidR="00356649" w:rsidRDefault="0007657E" w:rsidP="00FC7116">
      <w:pPr>
        <w:jc w:val="center"/>
      </w:pPr>
      <w:r w:rsidRPr="0007657E">
        <w:rPr>
          <w:noProof/>
          <w:lang w:bidi="ar-SA"/>
        </w:rPr>
        <w:lastRenderedPageBreak/>
        <w:drawing>
          <wp:inline distT="0" distB="0" distL="0" distR="0" wp14:anchorId="491C34D3" wp14:editId="5A236A47">
            <wp:extent cx="5943600" cy="56489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48960"/>
                    </a:xfrm>
                    <a:prstGeom prst="rect">
                      <a:avLst/>
                    </a:prstGeom>
                    <a:ln>
                      <a:solidFill>
                        <a:schemeClr val="tx1"/>
                      </a:solidFill>
                    </a:ln>
                  </pic:spPr>
                </pic:pic>
              </a:graphicData>
            </a:graphic>
          </wp:inline>
        </w:drawing>
      </w:r>
    </w:p>
    <w:p w:rsidR="00BD21DD" w:rsidRDefault="00BD21DD" w:rsidP="00BD21DD">
      <w:pPr>
        <w:pStyle w:val="Heading1"/>
      </w:pPr>
      <w:bookmarkStart w:id="50" w:name="_Toc38287727"/>
      <w:r>
        <w:t>Version Controlling</w:t>
      </w:r>
      <w:r w:rsidR="00234748">
        <w:t xml:space="preserve"> on production</w:t>
      </w:r>
      <w:bookmarkEnd w:id="50"/>
    </w:p>
    <w:p w:rsidR="00B00CD3" w:rsidRDefault="00B00CD3" w:rsidP="00B00CD3">
      <w:r>
        <w:t>We using version matching system on production environment. We</w:t>
      </w:r>
      <w:r w:rsidR="008B6973">
        <w:t xml:space="preserve"> are saving version information in database. Whenever user will attempt login to OTTOPro, tool will check for version if the version info is matching then tool will get opened otherwise it will get closed by showing a message to user.</w:t>
      </w:r>
    </w:p>
    <w:p w:rsidR="00753F61" w:rsidRPr="00B00CD3" w:rsidRDefault="00753F61" w:rsidP="00B00CD3">
      <w:r w:rsidRPr="00753F61">
        <w:rPr>
          <w:noProof/>
          <w:lang w:bidi="ar-SA"/>
        </w:rPr>
        <w:drawing>
          <wp:inline distT="0" distB="0" distL="0" distR="0" wp14:anchorId="1BB107A7" wp14:editId="717F4DAF">
            <wp:extent cx="2448267" cy="10764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8267" cy="1076475"/>
                    </a:xfrm>
                    <a:prstGeom prst="rect">
                      <a:avLst/>
                    </a:prstGeom>
                    <a:ln>
                      <a:solidFill>
                        <a:schemeClr val="tx1"/>
                      </a:solidFill>
                    </a:ln>
                  </pic:spPr>
                </pic:pic>
              </a:graphicData>
            </a:graphic>
          </wp:inline>
        </w:drawing>
      </w:r>
      <w:r>
        <w:tab/>
      </w:r>
      <w:r w:rsidR="00FD52C3" w:rsidRPr="00FD52C3">
        <w:rPr>
          <w:noProof/>
          <w:lang w:bidi="ar-SA"/>
        </w:rPr>
        <w:drawing>
          <wp:inline distT="0" distB="0" distL="0" distR="0" wp14:anchorId="3BD41F5F" wp14:editId="53C44F76">
            <wp:extent cx="2600688" cy="1114581"/>
            <wp:effectExtent l="19050" t="19050" r="952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0688" cy="1114581"/>
                    </a:xfrm>
                    <a:prstGeom prst="rect">
                      <a:avLst/>
                    </a:prstGeom>
                    <a:ln>
                      <a:solidFill>
                        <a:schemeClr val="tx1"/>
                      </a:solidFill>
                    </a:ln>
                  </pic:spPr>
                </pic:pic>
              </a:graphicData>
            </a:graphic>
          </wp:inline>
        </w:drawing>
      </w:r>
    </w:p>
    <w:p w:rsidR="00BD21DD" w:rsidRDefault="00BD21DD" w:rsidP="00BD21DD">
      <w:pPr>
        <w:pStyle w:val="Heading1"/>
      </w:pPr>
      <w:bookmarkStart w:id="51" w:name="_Toc38287728"/>
      <w:r>
        <w:lastRenderedPageBreak/>
        <w:t>B</w:t>
      </w:r>
      <w:r w:rsidR="003A1AD9">
        <w:t>uild</w:t>
      </w:r>
      <w:bookmarkEnd w:id="51"/>
    </w:p>
    <w:p w:rsidR="00E411AA" w:rsidRPr="00E411AA" w:rsidRDefault="00E411AA" w:rsidP="00E411AA">
      <w:pPr>
        <w:pStyle w:val="Heading2"/>
      </w:pPr>
      <w:bookmarkStart w:id="52" w:name="_Toc38287729"/>
      <w:r>
        <w:t>Installer</w:t>
      </w:r>
      <w:bookmarkEnd w:id="52"/>
    </w:p>
    <w:p w:rsidR="003A1AD9" w:rsidRDefault="003A1AD9" w:rsidP="003A1AD9">
      <w:r>
        <w:t>We are using “</w:t>
      </w:r>
      <w:proofErr w:type="spellStart"/>
      <w:r>
        <w:t>Inno</w:t>
      </w:r>
      <w:proofErr w:type="spellEnd"/>
      <w:r>
        <w:t xml:space="preserve"> Setup”</w:t>
      </w:r>
      <w:r w:rsidR="008422CE">
        <w:t xml:space="preserve"> for creating installer which is a third party open source tool with a basic installation setting</w:t>
      </w:r>
      <w:r w:rsidR="00FB69C1">
        <w:t>.</w:t>
      </w:r>
      <w:r w:rsidR="00E411AA">
        <w:t xml:space="preserve"> We will also mention version info for installer in this file</w:t>
      </w:r>
      <w:r w:rsidR="00762EA1">
        <w:t>.</w:t>
      </w:r>
    </w:p>
    <w:p w:rsidR="00AA78EB" w:rsidRDefault="00AA78EB" w:rsidP="003A1AD9">
      <w:r w:rsidRPr="00AA78EB">
        <w:rPr>
          <w:noProof/>
          <w:lang w:bidi="ar-SA"/>
        </w:rPr>
        <w:drawing>
          <wp:inline distT="0" distB="0" distL="0" distR="0" wp14:anchorId="2D293471" wp14:editId="20CD8CF9">
            <wp:extent cx="5943600" cy="3730625"/>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30625"/>
                    </a:xfrm>
                    <a:prstGeom prst="rect">
                      <a:avLst/>
                    </a:prstGeom>
                    <a:ln>
                      <a:solidFill>
                        <a:schemeClr val="tx1"/>
                      </a:solidFill>
                    </a:ln>
                  </pic:spPr>
                </pic:pic>
              </a:graphicData>
            </a:graphic>
          </wp:inline>
        </w:drawing>
      </w:r>
    </w:p>
    <w:p w:rsidR="00AB4081" w:rsidRDefault="00AB4081" w:rsidP="003A1AD9">
      <w:r>
        <w:t xml:space="preserve">We can also customize installation using this tool like, directory selection, </w:t>
      </w:r>
      <w:proofErr w:type="spellStart"/>
      <w:r>
        <w:t>dll</w:t>
      </w:r>
      <w:proofErr w:type="spellEnd"/>
      <w:r>
        <w:t xml:space="preserve"> Registrations and Un Registrations, Registry reads and </w:t>
      </w:r>
      <w:r w:rsidR="00A139B6">
        <w:t>writes etc</w:t>
      </w:r>
      <w:r>
        <w:t xml:space="preserve">… </w:t>
      </w:r>
    </w:p>
    <w:p w:rsidR="00D94635" w:rsidRDefault="00D94635" w:rsidP="00D94635">
      <w:pPr>
        <w:pStyle w:val="Heading2"/>
      </w:pPr>
      <w:bookmarkStart w:id="53" w:name="_Toc38287730"/>
      <w:r>
        <w:t>Database deployment</w:t>
      </w:r>
      <w:bookmarkEnd w:id="53"/>
    </w:p>
    <w:p w:rsidR="00D94635" w:rsidRDefault="00D94635" w:rsidP="00D94635">
      <w:r>
        <w:t>While implementation of backlog items of OTTOPro, we will note down the changes in database and write scripts for the same in below way.</w:t>
      </w:r>
    </w:p>
    <w:p w:rsidR="00D94635" w:rsidRDefault="00D94635" w:rsidP="00D94635">
      <w:pPr>
        <w:pStyle w:val="Heading3"/>
      </w:pPr>
      <w:bookmarkStart w:id="54" w:name="_Toc38287731"/>
      <w:r>
        <w:t>Table</w:t>
      </w:r>
      <w:bookmarkEnd w:id="54"/>
    </w:p>
    <w:p w:rsidR="00D94635" w:rsidRDefault="00D94635" w:rsidP="00D94635">
      <w:r>
        <w:t>In case of new columns or changing datatype of columns, we will write alter scripts on specific table and also write scripts for existing data adjustments.</w:t>
      </w:r>
    </w:p>
    <w:p w:rsidR="00D94635" w:rsidRDefault="00D94635" w:rsidP="00D94635">
      <w:pPr>
        <w:pStyle w:val="Heading3"/>
      </w:pPr>
      <w:bookmarkStart w:id="55" w:name="_Toc38287732"/>
      <w:r>
        <w:t>Stored procedures, Triggers, Views, Keys, User defined functions and user defined types</w:t>
      </w:r>
      <w:bookmarkEnd w:id="55"/>
    </w:p>
    <w:p w:rsidR="00D94635" w:rsidRDefault="00D94635" w:rsidP="00D94635">
      <w:r>
        <w:t>We will write drop and create with validations for all the objects which are changed as they will not have any physical data.</w:t>
      </w:r>
    </w:p>
    <w:p w:rsidR="00E22C80" w:rsidRDefault="0028785F" w:rsidP="0028785F">
      <w:pPr>
        <w:pStyle w:val="Heading1"/>
      </w:pPr>
      <w:bookmarkStart w:id="56" w:name="_Toc38287733"/>
      <w:r w:rsidRPr="00EA7F66">
        <w:t>Test Objectiv</w:t>
      </w:r>
      <w:r w:rsidR="007D1346">
        <w:t>e</w:t>
      </w:r>
      <w:bookmarkEnd w:id="56"/>
    </w:p>
    <w:p w:rsidR="00E115B8" w:rsidRPr="00877507" w:rsidRDefault="00E115B8" w:rsidP="00E115B8">
      <w:r w:rsidRPr="00877507">
        <w:t>The objective of this document is to define and specify the different kinds of the testing that is performed on the OTTO tool.</w:t>
      </w:r>
    </w:p>
    <w:p w:rsidR="00046B68" w:rsidRDefault="00211111" w:rsidP="00046B68">
      <w:pPr>
        <w:pStyle w:val="Heading1"/>
      </w:pPr>
      <w:bookmarkStart w:id="57" w:name="_Toc38287734"/>
      <w:r w:rsidRPr="00211111">
        <w:lastRenderedPageBreak/>
        <w:t>Testing Techniques</w:t>
      </w:r>
      <w:bookmarkEnd w:id="57"/>
    </w:p>
    <w:p w:rsidR="00244D7F" w:rsidRPr="00244D7F" w:rsidRDefault="003017B9" w:rsidP="00244D7F">
      <w:r>
        <w:t>T</w:t>
      </w:r>
      <w:r w:rsidR="00244D7F" w:rsidRPr="00244D7F">
        <w:t>esting technique is the systematic process that is followed for testing an application. Each and every phase of the testing carried out has different kinds of the checks performed on the application.</w:t>
      </w:r>
    </w:p>
    <w:p w:rsidR="007F1E3E" w:rsidRPr="007F1E3E" w:rsidRDefault="007F1E3E" w:rsidP="007F1E3E"/>
    <w:p w:rsidR="006C13D4" w:rsidRPr="006C13D4" w:rsidRDefault="006C13D4" w:rsidP="006C13D4">
      <w:r w:rsidRPr="006C13D4">
        <w:rPr>
          <w:noProof/>
          <w:lang w:bidi="ar-SA"/>
        </w:rPr>
        <w:drawing>
          <wp:inline distT="0" distB="0" distL="0" distR="0" wp14:anchorId="08A5EF99" wp14:editId="60E56A77">
            <wp:extent cx="5943600" cy="5803900"/>
            <wp:effectExtent l="19050" t="19050" r="1905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803900"/>
                    </a:xfrm>
                    <a:prstGeom prst="rect">
                      <a:avLst/>
                    </a:prstGeom>
                    <a:ln>
                      <a:solidFill>
                        <a:schemeClr val="tx1"/>
                      </a:solidFill>
                    </a:ln>
                  </pic:spPr>
                </pic:pic>
              </a:graphicData>
            </a:graphic>
          </wp:inline>
        </w:drawing>
      </w:r>
    </w:p>
    <w:p w:rsidR="0012497B" w:rsidRDefault="0012497B" w:rsidP="0012497B">
      <w:pPr>
        <w:pStyle w:val="Heading2"/>
      </w:pPr>
      <w:bookmarkStart w:id="58" w:name="_Toc38287735"/>
      <w:r w:rsidRPr="00EA7F66">
        <w:t>Functional testin</w:t>
      </w:r>
      <w:r>
        <w:t>g</w:t>
      </w:r>
      <w:bookmarkEnd w:id="58"/>
    </w:p>
    <w:p w:rsidR="00DE70B7" w:rsidRDefault="00DE70B7" w:rsidP="00DE70B7">
      <w:pPr>
        <w:pStyle w:val="Heading3"/>
      </w:pPr>
      <w:bookmarkStart w:id="59" w:name="_Toc38287736"/>
      <w:r w:rsidRPr="000F65D0">
        <w:t>Functionality testing</w:t>
      </w:r>
      <w:bookmarkEnd w:id="59"/>
    </w:p>
    <w:p w:rsidR="00162B5F" w:rsidRPr="002D1549" w:rsidRDefault="00162B5F" w:rsidP="00162B5F">
      <w:pPr>
        <w:spacing w:line="360" w:lineRule="auto"/>
      </w:pPr>
      <w:r w:rsidRPr="002D1549">
        <w:t>Testing the independent individual components of the form/module is functionality testing.</w:t>
      </w:r>
    </w:p>
    <w:p w:rsidR="00162B5F" w:rsidRPr="002D1549" w:rsidRDefault="00162B5F" w:rsidP="008E4DD8">
      <w:pPr>
        <w:pStyle w:val="ListParagraph"/>
        <w:numPr>
          <w:ilvl w:val="0"/>
          <w:numId w:val="22"/>
        </w:numPr>
        <w:spacing w:after="200" w:line="360" w:lineRule="auto"/>
      </w:pPr>
      <w:r w:rsidRPr="002D1549">
        <w:t>Text boxes, List boxes, checkboxes and buttons.</w:t>
      </w:r>
    </w:p>
    <w:p w:rsidR="00162B5F" w:rsidRPr="002D1549" w:rsidRDefault="00162B5F" w:rsidP="008E4DD8">
      <w:pPr>
        <w:pStyle w:val="ListParagraph"/>
        <w:numPr>
          <w:ilvl w:val="0"/>
          <w:numId w:val="22"/>
        </w:numPr>
        <w:spacing w:after="200" w:line="360" w:lineRule="auto"/>
      </w:pPr>
      <w:r w:rsidRPr="002D1549">
        <w:lastRenderedPageBreak/>
        <w:t>Complete form and its functionality.</w:t>
      </w:r>
    </w:p>
    <w:p w:rsidR="00162B5F" w:rsidRPr="005441CC" w:rsidRDefault="00162B5F" w:rsidP="00162B5F">
      <w:r w:rsidRPr="005441CC">
        <w:t>Test cases will be derived based on the Boundary value analysis, Equivalence partition and error guessing</w:t>
      </w:r>
      <w:r w:rsidR="008E4DD8" w:rsidRPr="005441CC">
        <w:t>.</w:t>
      </w:r>
    </w:p>
    <w:p w:rsidR="00C63523" w:rsidRDefault="00E65366" w:rsidP="00C63523">
      <w:pPr>
        <w:pStyle w:val="Heading3"/>
      </w:pPr>
      <w:bookmarkStart w:id="60" w:name="_Toc38287737"/>
      <w:r w:rsidRPr="006A39E9">
        <w:t>Integration</w:t>
      </w:r>
      <w:r w:rsidR="00C63523" w:rsidRPr="006A39E9">
        <w:t xml:space="preserve"> testing</w:t>
      </w:r>
      <w:bookmarkEnd w:id="60"/>
    </w:p>
    <w:p w:rsidR="00877507" w:rsidRPr="00FB1E44" w:rsidRDefault="00877507" w:rsidP="00446BD8">
      <w:r w:rsidRPr="00FB1E44">
        <w:t xml:space="preserve">Testing the flow of the data between the two modules is the Integration </w:t>
      </w:r>
      <w:proofErr w:type="spellStart"/>
      <w:proofErr w:type="gramStart"/>
      <w:r w:rsidRPr="00FB1E44">
        <w:t>testing.Integration</w:t>
      </w:r>
      <w:proofErr w:type="spellEnd"/>
      <w:proofErr w:type="gramEnd"/>
      <w:r w:rsidRPr="00FB1E44">
        <w:t xml:space="preserve"> testing will be carried out when a new module will be added to the </w:t>
      </w:r>
      <w:proofErr w:type="spellStart"/>
      <w:r w:rsidRPr="00FB1E44">
        <w:t>application.The</w:t>
      </w:r>
      <w:proofErr w:type="spellEnd"/>
      <w:r w:rsidRPr="00FB1E44">
        <w:t xml:space="preserve"> new module needs to be checked for the correct data flow from the old module to the newly added module and vice versa.</w:t>
      </w:r>
    </w:p>
    <w:p w:rsidR="00E65366" w:rsidRDefault="00EC5708" w:rsidP="00EC5708">
      <w:pPr>
        <w:pStyle w:val="Heading3"/>
      </w:pPr>
      <w:bookmarkStart w:id="61" w:name="_Toc38287738"/>
      <w:r w:rsidRPr="00EC5708">
        <w:t>System testing</w:t>
      </w:r>
      <w:bookmarkEnd w:id="61"/>
    </w:p>
    <w:p w:rsidR="00EC5708" w:rsidRDefault="00EC5708" w:rsidP="00EC5708">
      <w:r w:rsidRPr="00EC5708">
        <w:t>Testing the end to end business logic of the application is the System testing. The complete business flow will be tested. This might involve not only one module but many modules.</w:t>
      </w:r>
    </w:p>
    <w:p w:rsidR="000F52F5" w:rsidRDefault="000F52F5" w:rsidP="000F52F5">
      <w:pPr>
        <w:pStyle w:val="Heading3"/>
      </w:pPr>
      <w:bookmarkStart w:id="62" w:name="_Toc38287739"/>
      <w:r w:rsidRPr="006A39E9">
        <w:t>Platform/ compatibility testing</w:t>
      </w:r>
      <w:bookmarkEnd w:id="62"/>
    </w:p>
    <w:p w:rsidR="005D627F" w:rsidRPr="005D627F" w:rsidRDefault="005D627F" w:rsidP="005D627F">
      <w:r w:rsidRPr="005D627F">
        <w:t>Testing the application on multiple different platforms i.e., different operating system, different Language settings different hardware and software components.</w:t>
      </w:r>
    </w:p>
    <w:p w:rsidR="005D627F" w:rsidRDefault="001A6519" w:rsidP="001A6519">
      <w:pPr>
        <w:pStyle w:val="Heading3"/>
      </w:pPr>
      <w:bookmarkStart w:id="63" w:name="_Toc38287740"/>
      <w:r w:rsidRPr="00BC4D47">
        <w:t>Smoke and sanity testing</w:t>
      </w:r>
      <w:bookmarkEnd w:id="63"/>
    </w:p>
    <w:p w:rsidR="0018254C" w:rsidRDefault="00C848F5" w:rsidP="00C848F5">
      <w:r w:rsidRPr="00C848F5">
        <w:t>Smoke and sanity are the build verification testing that is performed at the different stages of the release cycle.</w:t>
      </w:r>
    </w:p>
    <w:p w:rsidR="00EC35F2" w:rsidRDefault="00EC35F2" w:rsidP="00EC35F2">
      <w:pPr>
        <w:pStyle w:val="Heading4"/>
      </w:pPr>
      <w:r>
        <w:t>Smoke testing</w:t>
      </w:r>
    </w:p>
    <w:p w:rsidR="00C848F5" w:rsidRPr="00C848F5" w:rsidRDefault="00C848F5" w:rsidP="00C848F5">
      <w:r w:rsidRPr="00C848F5">
        <w:t>This is carried out on the application as and when the application has been released from the Development to the testing.</w:t>
      </w:r>
      <w:r w:rsidR="0018254C">
        <w:t xml:space="preserve"> </w:t>
      </w:r>
      <w:r w:rsidRPr="00C848F5">
        <w:t>This is performed to check whether the basic and the critical features are working or not, and to check whether the build provided is testable or not.</w:t>
      </w:r>
    </w:p>
    <w:p w:rsidR="00FB5AEE" w:rsidRDefault="00FB5AEE" w:rsidP="00FB5AEE">
      <w:pPr>
        <w:pStyle w:val="Heading4"/>
      </w:pPr>
      <w:r>
        <w:t>Sanity testing</w:t>
      </w:r>
    </w:p>
    <w:p w:rsidR="00C848F5" w:rsidRDefault="00C848F5" w:rsidP="00C848F5">
      <w:r w:rsidRPr="00C848F5">
        <w:t>This is carried on the application to check the correctness of the new functionality added in the application. This is to test the all the scenarios of the functionality in deep.</w:t>
      </w:r>
    </w:p>
    <w:p w:rsidR="00FD7DB6" w:rsidRDefault="00DB61BA" w:rsidP="00FD7DB6">
      <w:pPr>
        <w:pStyle w:val="Heading2"/>
      </w:pPr>
      <w:bookmarkStart w:id="64" w:name="_Toc38287741"/>
      <w:r w:rsidRPr="003A42E9">
        <w:t>Nonfunctional</w:t>
      </w:r>
      <w:r w:rsidR="00FD7DB6" w:rsidRPr="003A42E9">
        <w:t xml:space="preserve"> testing</w:t>
      </w:r>
      <w:bookmarkEnd w:id="64"/>
    </w:p>
    <w:p w:rsidR="003C55D1" w:rsidRDefault="003C55D1" w:rsidP="003C55D1">
      <w:pPr>
        <w:pStyle w:val="Heading3"/>
      </w:pPr>
      <w:bookmarkStart w:id="65" w:name="_Toc38287742"/>
      <w:r w:rsidRPr="00E51A8F">
        <w:t>Performance testing</w:t>
      </w:r>
      <w:bookmarkEnd w:id="65"/>
    </w:p>
    <w:p w:rsidR="006A1795" w:rsidRPr="006A1795" w:rsidRDefault="006A1795" w:rsidP="006A1795">
      <w:r w:rsidRPr="006A1795">
        <w:t>This is carried out on the application to make sure that when multiple users are using the application at the same time, what is the correctness of the tool to give the appropriate results to the end users.</w:t>
      </w:r>
    </w:p>
    <w:p w:rsidR="008A766E" w:rsidRDefault="006A1795" w:rsidP="006A1795">
      <w:r w:rsidRPr="006A1795">
        <w:t>On the OTTO tool we have performed the concurrent testing by making 8-10 users to work on the application at the same time.</w:t>
      </w:r>
      <w:r w:rsidR="00940B90" w:rsidRPr="006A1795">
        <w:t xml:space="preserve"> </w:t>
      </w:r>
    </w:p>
    <w:p w:rsidR="008A766E" w:rsidRDefault="006A1795" w:rsidP="008A766E">
      <w:pPr>
        <w:pStyle w:val="ListParagraph"/>
        <w:numPr>
          <w:ilvl w:val="0"/>
          <w:numId w:val="26"/>
        </w:numPr>
      </w:pPr>
      <w:r w:rsidRPr="006A1795">
        <w:t>All the users working on the same module at a time in different projects.</w:t>
      </w:r>
      <w:r w:rsidR="00B669AD" w:rsidRPr="006A1795">
        <w:t xml:space="preserve"> </w:t>
      </w:r>
    </w:p>
    <w:p w:rsidR="006A1795" w:rsidRDefault="006A1795" w:rsidP="008A766E">
      <w:pPr>
        <w:pStyle w:val="ListParagraph"/>
        <w:numPr>
          <w:ilvl w:val="0"/>
          <w:numId w:val="26"/>
        </w:numPr>
      </w:pPr>
      <w:r w:rsidRPr="006A1795">
        <w:t>All the users working on the same project in different modules.</w:t>
      </w:r>
    </w:p>
    <w:p w:rsidR="00EF3D83" w:rsidRDefault="00EF3D83" w:rsidP="00EF3D83">
      <w:pPr>
        <w:pStyle w:val="Heading2"/>
      </w:pPr>
      <w:bookmarkStart w:id="66" w:name="_Toc38287743"/>
      <w:r>
        <w:t>Maintenance</w:t>
      </w:r>
      <w:r w:rsidRPr="003A42E9">
        <w:t xml:space="preserve"> testing</w:t>
      </w:r>
      <w:bookmarkEnd w:id="66"/>
    </w:p>
    <w:p w:rsidR="00EF3D83" w:rsidRDefault="00EF3D83" w:rsidP="00EF3D83">
      <w:pPr>
        <w:pStyle w:val="Heading3"/>
      </w:pPr>
      <w:bookmarkStart w:id="67" w:name="_Toc38287744"/>
      <w:r w:rsidRPr="002A27E1">
        <w:t>Regression testing</w:t>
      </w:r>
      <w:bookmarkEnd w:id="67"/>
    </w:p>
    <w:p w:rsidR="009F1CC1" w:rsidRDefault="009F1CC1" w:rsidP="009F1CC1">
      <w:r>
        <w:t>When there will be a major change to any of the module/a new module has been added to the application/changes to the Database scheme in these cases the impact on the application will be wide.</w:t>
      </w:r>
    </w:p>
    <w:p w:rsidR="00EF3D83" w:rsidRDefault="009F1CC1" w:rsidP="009F1CC1">
      <w:r>
        <w:lastRenderedPageBreak/>
        <w:t>Hence a complete test of the application should be performed to make sure that the latest changes have not affected any other modules of the application.</w:t>
      </w:r>
    </w:p>
    <w:p w:rsidR="0026352F" w:rsidRDefault="0026352F" w:rsidP="0026352F">
      <w:pPr>
        <w:pStyle w:val="Heading1"/>
      </w:pPr>
      <w:bookmarkStart w:id="68" w:name="_Toc38287745"/>
      <w:r w:rsidRPr="00EA7F66">
        <w:t>Testing Deliverables</w:t>
      </w:r>
      <w:bookmarkEnd w:id="68"/>
    </w:p>
    <w:p w:rsidR="00896A4F" w:rsidRDefault="00896A4F" w:rsidP="00896A4F">
      <w:pPr>
        <w:pStyle w:val="Heading2"/>
      </w:pPr>
      <w:bookmarkStart w:id="69" w:name="_Toc38287746"/>
      <w:r w:rsidRPr="00EA7F66">
        <w:t>Requirement clarifications</w:t>
      </w:r>
      <w:bookmarkEnd w:id="69"/>
    </w:p>
    <w:p w:rsidR="00896A4F" w:rsidRDefault="00896A4F" w:rsidP="00896A4F">
      <w:r w:rsidRPr="00896A4F">
        <w:t>When any clarification required on the requirements this will be added in the document and sent across to the team requesting for the clarifications.</w:t>
      </w:r>
    </w:p>
    <w:p w:rsidR="00F02F5B" w:rsidRDefault="00F02F5B" w:rsidP="00F02F5B">
      <w:pPr>
        <w:pStyle w:val="Heading2"/>
      </w:pPr>
      <w:bookmarkStart w:id="70" w:name="_Toc38287747"/>
      <w:r w:rsidRPr="00EA7F66">
        <w:t>Test cases</w:t>
      </w:r>
      <w:bookmarkEnd w:id="70"/>
    </w:p>
    <w:p w:rsidR="007A2110" w:rsidRDefault="007A2110" w:rsidP="007A2110">
      <w:pPr>
        <w:rPr>
          <w:rFonts w:ascii="Times New Roman" w:hAnsi="Times New Roman" w:cs="Times New Roman"/>
          <w:color w:val="000000" w:themeColor="text1"/>
        </w:rPr>
      </w:pPr>
      <w:r w:rsidRPr="00EA7F66">
        <w:rPr>
          <w:rFonts w:ascii="Times New Roman" w:hAnsi="Times New Roman" w:cs="Times New Roman"/>
          <w:color w:val="000000" w:themeColor="text1"/>
        </w:rPr>
        <w:t>All the scenarios for testing the application will be documented in an Excel workbook segregated based on the modules.</w:t>
      </w:r>
    </w:p>
    <w:p w:rsidR="00266452" w:rsidRDefault="00266452" w:rsidP="00133499">
      <w:pPr>
        <w:jc w:val="center"/>
        <w:rPr>
          <w:rFonts w:ascii="Times New Roman" w:hAnsi="Times New Roman" w:cs="Times New Roman"/>
          <w:color w:val="000000" w:themeColor="text1"/>
        </w:rPr>
      </w:pPr>
      <w:r w:rsidRPr="00266452">
        <w:rPr>
          <w:rFonts w:ascii="Times New Roman" w:hAnsi="Times New Roman" w:cs="Times New Roman"/>
          <w:noProof/>
          <w:color w:val="000000" w:themeColor="text1"/>
          <w:lang w:bidi="ar-SA"/>
        </w:rPr>
        <w:drawing>
          <wp:inline distT="0" distB="0" distL="0" distR="0" wp14:anchorId="5C3245AC" wp14:editId="0FA7CDA6">
            <wp:extent cx="5943600" cy="2611120"/>
            <wp:effectExtent l="19050" t="19050" r="1905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11120"/>
                    </a:xfrm>
                    <a:prstGeom prst="rect">
                      <a:avLst/>
                    </a:prstGeom>
                    <a:ln>
                      <a:solidFill>
                        <a:schemeClr val="tx1"/>
                      </a:solidFill>
                    </a:ln>
                  </pic:spPr>
                </pic:pic>
              </a:graphicData>
            </a:graphic>
          </wp:inline>
        </w:drawing>
      </w:r>
    </w:p>
    <w:p w:rsidR="008E0785" w:rsidRDefault="008E0785" w:rsidP="008E0785">
      <w:pPr>
        <w:pStyle w:val="Heading2"/>
      </w:pPr>
      <w:bookmarkStart w:id="71" w:name="_Toc38287748"/>
      <w:r w:rsidRPr="00EA7F66">
        <w:t>Release notes</w:t>
      </w:r>
      <w:bookmarkEnd w:id="71"/>
    </w:p>
    <w:p w:rsidR="008E0785" w:rsidRPr="00EA7F66" w:rsidRDefault="008E0785" w:rsidP="008E0785">
      <w:pPr>
        <w:rPr>
          <w:rFonts w:ascii="Times New Roman" w:hAnsi="Times New Roman" w:cs="Times New Roman"/>
          <w:color w:val="000000" w:themeColor="text1"/>
        </w:rPr>
      </w:pPr>
      <w:r w:rsidRPr="00EA7F66">
        <w:rPr>
          <w:rFonts w:ascii="Times New Roman" w:hAnsi="Times New Roman" w:cs="Times New Roman"/>
          <w:color w:val="000000" w:themeColor="text1"/>
        </w:rPr>
        <w:t>This document will the proof of releasing the application to the client. The information contained in the release notes document is:</w:t>
      </w:r>
    </w:p>
    <w:p w:rsidR="008E0785" w:rsidRPr="008E0785" w:rsidRDefault="008E0785" w:rsidP="008E0785">
      <w:pPr>
        <w:pStyle w:val="ListParagraph"/>
        <w:numPr>
          <w:ilvl w:val="0"/>
          <w:numId w:val="28"/>
        </w:numPr>
        <w:rPr>
          <w:rFonts w:ascii="Times New Roman" w:hAnsi="Times New Roman" w:cs="Times New Roman"/>
          <w:color w:val="000000" w:themeColor="text1"/>
        </w:rPr>
      </w:pPr>
      <w:r w:rsidRPr="008E0785">
        <w:rPr>
          <w:rFonts w:ascii="Times New Roman" w:hAnsi="Times New Roman" w:cs="Times New Roman"/>
          <w:color w:val="000000" w:themeColor="text1"/>
        </w:rPr>
        <w:t>Functionality added newly to the application</w:t>
      </w:r>
    </w:p>
    <w:p w:rsidR="008E0785" w:rsidRPr="008E0785" w:rsidRDefault="008E0785" w:rsidP="008E0785">
      <w:pPr>
        <w:pStyle w:val="ListParagraph"/>
        <w:numPr>
          <w:ilvl w:val="0"/>
          <w:numId w:val="28"/>
        </w:numPr>
        <w:rPr>
          <w:rFonts w:ascii="Times New Roman" w:hAnsi="Times New Roman" w:cs="Times New Roman"/>
          <w:color w:val="000000" w:themeColor="text1"/>
        </w:rPr>
      </w:pPr>
      <w:r w:rsidRPr="008E0785">
        <w:rPr>
          <w:rFonts w:ascii="Times New Roman" w:hAnsi="Times New Roman" w:cs="Times New Roman"/>
          <w:color w:val="000000" w:themeColor="text1"/>
        </w:rPr>
        <w:t>Known issues</w:t>
      </w:r>
    </w:p>
    <w:p w:rsidR="008E0785" w:rsidRPr="008E0785" w:rsidRDefault="008E0785" w:rsidP="008E0785">
      <w:pPr>
        <w:pStyle w:val="ListParagraph"/>
        <w:numPr>
          <w:ilvl w:val="0"/>
          <w:numId w:val="28"/>
        </w:numPr>
        <w:rPr>
          <w:rFonts w:ascii="Times New Roman" w:hAnsi="Times New Roman" w:cs="Times New Roman"/>
          <w:color w:val="000000" w:themeColor="text1"/>
        </w:rPr>
      </w:pPr>
      <w:r w:rsidRPr="008E0785">
        <w:rPr>
          <w:rFonts w:ascii="Times New Roman" w:hAnsi="Times New Roman" w:cs="Times New Roman"/>
          <w:color w:val="000000" w:themeColor="text1"/>
        </w:rPr>
        <w:t>Platform tested on and platforms supported by the application</w:t>
      </w:r>
    </w:p>
    <w:p w:rsidR="008E0785" w:rsidRDefault="008E0785" w:rsidP="008E0785">
      <w:pPr>
        <w:pStyle w:val="ListParagraph"/>
        <w:numPr>
          <w:ilvl w:val="0"/>
          <w:numId w:val="28"/>
        </w:numPr>
        <w:rPr>
          <w:rFonts w:ascii="Times New Roman" w:hAnsi="Times New Roman" w:cs="Times New Roman"/>
          <w:color w:val="000000" w:themeColor="text1"/>
        </w:rPr>
      </w:pPr>
      <w:r w:rsidRPr="008E0785">
        <w:rPr>
          <w:rFonts w:ascii="Times New Roman" w:hAnsi="Times New Roman" w:cs="Times New Roman"/>
          <w:color w:val="000000" w:themeColor="text1"/>
        </w:rPr>
        <w:t>Scope of the next release.</w:t>
      </w:r>
    </w:p>
    <w:p w:rsidR="008178DB" w:rsidRPr="008178DB" w:rsidRDefault="008178DB" w:rsidP="00AE35CD">
      <w:pPr>
        <w:jc w:val="center"/>
        <w:rPr>
          <w:rFonts w:ascii="Times New Roman" w:hAnsi="Times New Roman" w:cs="Times New Roman"/>
          <w:color w:val="000000" w:themeColor="text1"/>
        </w:rPr>
      </w:pPr>
      <w:r w:rsidRPr="008178DB">
        <w:rPr>
          <w:rFonts w:ascii="Times New Roman" w:hAnsi="Times New Roman" w:cs="Times New Roman"/>
          <w:noProof/>
          <w:color w:val="000000" w:themeColor="text1"/>
          <w:lang w:bidi="ar-SA"/>
        </w:rPr>
        <w:lastRenderedPageBreak/>
        <w:drawing>
          <wp:inline distT="0" distB="0" distL="0" distR="0" wp14:anchorId="33891DF1" wp14:editId="2E4E68B7">
            <wp:extent cx="5943600" cy="6421755"/>
            <wp:effectExtent l="19050" t="19050" r="1905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421755"/>
                    </a:xfrm>
                    <a:prstGeom prst="rect">
                      <a:avLst/>
                    </a:prstGeom>
                    <a:ln>
                      <a:solidFill>
                        <a:schemeClr val="tx1"/>
                      </a:solidFill>
                    </a:ln>
                  </pic:spPr>
                </pic:pic>
              </a:graphicData>
            </a:graphic>
          </wp:inline>
        </w:drawing>
      </w:r>
    </w:p>
    <w:p w:rsidR="00746144" w:rsidRDefault="00746144" w:rsidP="00746144">
      <w:pPr>
        <w:pStyle w:val="Heading1"/>
      </w:pPr>
      <w:bookmarkStart w:id="72" w:name="_Toc38287749"/>
      <w:r w:rsidRPr="006B159D">
        <w:t>Testing Entry and Exit Criteria</w:t>
      </w:r>
      <w:bookmarkEnd w:id="72"/>
    </w:p>
    <w:p w:rsidR="00746144" w:rsidRDefault="00746144" w:rsidP="00746144">
      <w:pPr>
        <w:pStyle w:val="Heading2"/>
      </w:pPr>
      <w:bookmarkStart w:id="73" w:name="_Toc38287750"/>
      <w:r>
        <w:t>Entry criteria</w:t>
      </w:r>
      <w:bookmarkEnd w:id="73"/>
    </w:p>
    <w:p w:rsidR="00746144" w:rsidRPr="008C1449" w:rsidRDefault="00746144" w:rsidP="00746144">
      <w:pPr>
        <w:pStyle w:val="ListParagraph"/>
        <w:numPr>
          <w:ilvl w:val="0"/>
          <w:numId w:val="28"/>
        </w:numPr>
        <w:rPr>
          <w:rFonts w:ascii="Times New Roman" w:hAnsi="Times New Roman" w:cs="Times New Roman"/>
          <w:color w:val="000000" w:themeColor="text1"/>
        </w:rPr>
      </w:pPr>
      <w:r w:rsidRPr="008C1449">
        <w:rPr>
          <w:rFonts w:ascii="Times New Roman" w:hAnsi="Times New Roman" w:cs="Times New Roman"/>
          <w:color w:val="000000" w:themeColor="text1"/>
        </w:rPr>
        <w:t>Testing platform must be setup prior to the test execution</w:t>
      </w:r>
      <w:r>
        <w:rPr>
          <w:rFonts w:ascii="Times New Roman" w:hAnsi="Times New Roman" w:cs="Times New Roman"/>
          <w:color w:val="000000" w:themeColor="text1"/>
        </w:rPr>
        <w:t>.</w:t>
      </w:r>
    </w:p>
    <w:p w:rsidR="00746144" w:rsidRPr="008C1449" w:rsidRDefault="00746144" w:rsidP="00746144">
      <w:pPr>
        <w:pStyle w:val="ListParagraph"/>
        <w:numPr>
          <w:ilvl w:val="0"/>
          <w:numId w:val="28"/>
        </w:numPr>
        <w:rPr>
          <w:rFonts w:ascii="Times New Roman" w:hAnsi="Times New Roman" w:cs="Times New Roman"/>
          <w:color w:val="000000" w:themeColor="text1"/>
        </w:rPr>
      </w:pPr>
      <w:r w:rsidRPr="008C1449">
        <w:rPr>
          <w:rFonts w:ascii="Times New Roman" w:hAnsi="Times New Roman" w:cs="Times New Roman"/>
          <w:color w:val="000000" w:themeColor="text1"/>
        </w:rPr>
        <w:t>Test cases of the functionality that is in scope of testing</w:t>
      </w:r>
      <w:r>
        <w:rPr>
          <w:rFonts w:ascii="Times New Roman" w:hAnsi="Times New Roman" w:cs="Times New Roman"/>
          <w:color w:val="000000" w:themeColor="text1"/>
        </w:rPr>
        <w:t>.</w:t>
      </w:r>
    </w:p>
    <w:p w:rsidR="00746144" w:rsidRDefault="00746144" w:rsidP="00746144">
      <w:pPr>
        <w:pStyle w:val="ListParagraph"/>
        <w:numPr>
          <w:ilvl w:val="0"/>
          <w:numId w:val="28"/>
        </w:numPr>
        <w:rPr>
          <w:rFonts w:ascii="Times New Roman" w:hAnsi="Times New Roman" w:cs="Times New Roman"/>
          <w:color w:val="000000" w:themeColor="text1"/>
        </w:rPr>
      </w:pPr>
      <w:r>
        <w:rPr>
          <w:rFonts w:ascii="Times New Roman" w:hAnsi="Times New Roman" w:cs="Times New Roman"/>
          <w:color w:val="000000" w:themeColor="text1"/>
        </w:rPr>
        <w:t>Application must be available for testing.</w:t>
      </w:r>
    </w:p>
    <w:p w:rsidR="00695673" w:rsidRDefault="00695673" w:rsidP="00695673">
      <w:pPr>
        <w:pStyle w:val="Heading2"/>
      </w:pPr>
      <w:bookmarkStart w:id="74" w:name="_Toc38287751"/>
      <w:r>
        <w:lastRenderedPageBreak/>
        <w:t>Exit criteria</w:t>
      </w:r>
      <w:bookmarkEnd w:id="74"/>
    </w:p>
    <w:p w:rsidR="006152CF" w:rsidRDefault="006152CF" w:rsidP="006152CF">
      <w:pPr>
        <w:pStyle w:val="ListParagraph"/>
        <w:numPr>
          <w:ilvl w:val="0"/>
          <w:numId w:val="28"/>
        </w:numPr>
        <w:rPr>
          <w:rFonts w:ascii="Times New Roman" w:hAnsi="Times New Roman" w:cs="Times New Roman"/>
          <w:color w:val="000000" w:themeColor="text1"/>
        </w:rPr>
      </w:pPr>
      <w:r>
        <w:rPr>
          <w:rFonts w:ascii="Times New Roman" w:hAnsi="Times New Roman" w:cs="Times New Roman"/>
          <w:color w:val="000000" w:themeColor="text1"/>
        </w:rPr>
        <w:t>All the test cases documented must be executed.</w:t>
      </w:r>
    </w:p>
    <w:p w:rsidR="006152CF" w:rsidRPr="006152CF" w:rsidRDefault="006152CF" w:rsidP="006152CF">
      <w:pPr>
        <w:pStyle w:val="ListParagraph"/>
        <w:numPr>
          <w:ilvl w:val="0"/>
          <w:numId w:val="28"/>
        </w:numPr>
        <w:rPr>
          <w:rFonts w:ascii="Times New Roman" w:hAnsi="Times New Roman" w:cs="Times New Roman"/>
          <w:color w:val="000000" w:themeColor="text1"/>
        </w:rPr>
      </w:pPr>
      <w:r>
        <w:rPr>
          <w:rFonts w:ascii="Times New Roman" w:hAnsi="Times New Roman" w:cs="Times New Roman"/>
          <w:color w:val="000000" w:themeColor="text1"/>
        </w:rPr>
        <w:t>There must be no blocker or the critical bugs.</w:t>
      </w:r>
    </w:p>
    <w:p w:rsidR="00746144" w:rsidRDefault="00C14C51" w:rsidP="00C14C51">
      <w:pPr>
        <w:pStyle w:val="Heading1"/>
      </w:pPr>
      <w:bookmarkStart w:id="75" w:name="_Toc38287752"/>
      <w:r w:rsidRPr="008D6BB9">
        <w:t>Defect Management</w:t>
      </w:r>
      <w:bookmarkEnd w:id="75"/>
    </w:p>
    <w:p w:rsidR="00C14C51" w:rsidRPr="00C14C51" w:rsidRDefault="00C14C51" w:rsidP="00C14C51">
      <w:pPr>
        <w:rPr>
          <w:rFonts w:ascii="Times New Roman" w:hAnsi="Times New Roman" w:cs="Times New Roman"/>
          <w:color w:val="000000" w:themeColor="text1"/>
        </w:rPr>
      </w:pPr>
      <w:r w:rsidRPr="00C14C51">
        <w:rPr>
          <w:rFonts w:ascii="Times New Roman" w:hAnsi="Times New Roman" w:cs="Times New Roman"/>
          <w:color w:val="000000" w:themeColor="text1"/>
        </w:rPr>
        <w:t xml:space="preserve">If the application is not working as per the requirements or if there is an any deviation from the </w:t>
      </w:r>
      <w:r w:rsidR="004607E1" w:rsidRPr="00C14C51">
        <w:rPr>
          <w:rFonts w:ascii="Times New Roman" w:hAnsi="Times New Roman" w:cs="Times New Roman"/>
          <w:color w:val="000000" w:themeColor="text1"/>
        </w:rPr>
        <w:t>requirements,</w:t>
      </w:r>
      <w:r w:rsidRPr="00C14C51">
        <w:rPr>
          <w:rFonts w:ascii="Times New Roman" w:hAnsi="Times New Roman" w:cs="Times New Roman"/>
          <w:color w:val="000000" w:themeColor="text1"/>
        </w:rPr>
        <w:t xml:space="preserve"> then it will be as a defect/bug.</w:t>
      </w:r>
    </w:p>
    <w:p w:rsidR="00C14C51" w:rsidRPr="00C14C51" w:rsidRDefault="00C14C51" w:rsidP="00C14C51">
      <w:pPr>
        <w:rPr>
          <w:rFonts w:ascii="Times New Roman" w:hAnsi="Times New Roman" w:cs="Times New Roman"/>
          <w:color w:val="000000" w:themeColor="text1"/>
        </w:rPr>
      </w:pPr>
      <w:r w:rsidRPr="00C14C51">
        <w:rPr>
          <w:rFonts w:ascii="Times New Roman" w:hAnsi="Times New Roman" w:cs="Times New Roman"/>
          <w:color w:val="000000" w:themeColor="text1"/>
        </w:rPr>
        <w:t>As and when the defect is faced by the tester then the defect tracking/management needs to be followed. This is done using the defect tracking tool “Bugzilla”.</w:t>
      </w:r>
    </w:p>
    <w:p w:rsidR="008E0785" w:rsidRDefault="00C14C51" w:rsidP="008E0785">
      <w:pPr>
        <w:rPr>
          <w:rFonts w:ascii="Times New Roman" w:hAnsi="Times New Roman" w:cs="Times New Roman"/>
          <w:color w:val="000000" w:themeColor="text1"/>
        </w:rPr>
      </w:pPr>
      <w:r w:rsidRPr="00C14C51">
        <w:rPr>
          <w:rFonts w:ascii="Times New Roman" w:hAnsi="Times New Roman" w:cs="Times New Roman"/>
          <w:color w:val="000000" w:themeColor="text1"/>
        </w:rPr>
        <w:t>Different stages in the Defect life cycle are:</w:t>
      </w:r>
    </w:p>
    <w:p w:rsidR="00BA4B3E" w:rsidRPr="003616EE" w:rsidRDefault="00A0789B" w:rsidP="003616EE">
      <w:pPr>
        <w:pStyle w:val="ListParagraph"/>
        <w:numPr>
          <w:ilvl w:val="0"/>
          <w:numId w:val="33"/>
        </w:numPr>
        <w:rPr>
          <w:rFonts w:ascii="Times New Roman" w:hAnsi="Times New Roman" w:cs="Times New Roman"/>
          <w:color w:val="000000" w:themeColor="text1"/>
        </w:rPr>
      </w:pPr>
      <w:r w:rsidRPr="00A0789B">
        <w:rPr>
          <w:rFonts w:ascii="Times New Roman" w:hAnsi="Times New Roman" w:cs="Times New Roman"/>
          <w:b/>
          <w:color w:val="000000" w:themeColor="text1"/>
        </w:rPr>
        <w:t>New:</w:t>
      </w:r>
      <w:r w:rsidR="00BA4B3E" w:rsidRPr="003616EE">
        <w:rPr>
          <w:rFonts w:ascii="Times New Roman" w:hAnsi="Times New Roman" w:cs="Times New Roman"/>
          <w:color w:val="000000" w:themeColor="text1"/>
        </w:rPr>
        <w:t xml:space="preserve">  When a new issue has been added to the tool, it will be in the new state.</w:t>
      </w:r>
    </w:p>
    <w:p w:rsidR="00BA4B3E" w:rsidRPr="003616EE" w:rsidRDefault="00BA4B3E" w:rsidP="003616EE">
      <w:pPr>
        <w:pStyle w:val="ListParagraph"/>
        <w:numPr>
          <w:ilvl w:val="0"/>
          <w:numId w:val="33"/>
        </w:numPr>
        <w:rPr>
          <w:rFonts w:ascii="Times New Roman" w:hAnsi="Times New Roman" w:cs="Times New Roman"/>
          <w:color w:val="000000" w:themeColor="text1"/>
        </w:rPr>
      </w:pPr>
      <w:r w:rsidRPr="00A0789B">
        <w:rPr>
          <w:rFonts w:ascii="Times New Roman" w:hAnsi="Times New Roman" w:cs="Times New Roman"/>
          <w:b/>
          <w:color w:val="000000" w:themeColor="text1"/>
        </w:rPr>
        <w:t>Open:</w:t>
      </w:r>
      <w:r w:rsidRPr="003616EE">
        <w:rPr>
          <w:rFonts w:ascii="Times New Roman" w:hAnsi="Times New Roman" w:cs="Times New Roman"/>
          <w:color w:val="000000" w:themeColor="text1"/>
        </w:rPr>
        <w:t xml:space="preserve">  When the issue is assigned to the respective developer it will be in the open state.</w:t>
      </w:r>
    </w:p>
    <w:p w:rsidR="00A0789B" w:rsidRDefault="00BA4B3E" w:rsidP="00AB4081">
      <w:pPr>
        <w:pStyle w:val="ListParagraph"/>
        <w:numPr>
          <w:ilvl w:val="0"/>
          <w:numId w:val="33"/>
        </w:numPr>
        <w:rPr>
          <w:rFonts w:ascii="Times New Roman" w:hAnsi="Times New Roman" w:cs="Times New Roman"/>
          <w:color w:val="000000" w:themeColor="text1"/>
        </w:rPr>
      </w:pPr>
      <w:r w:rsidRPr="00A0789B">
        <w:rPr>
          <w:rFonts w:ascii="Times New Roman" w:hAnsi="Times New Roman" w:cs="Times New Roman"/>
          <w:b/>
          <w:color w:val="000000" w:themeColor="text1"/>
        </w:rPr>
        <w:t>Fixed:</w:t>
      </w:r>
      <w:r w:rsidRPr="00A0789B">
        <w:rPr>
          <w:rFonts w:ascii="Times New Roman" w:hAnsi="Times New Roman" w:cs="Times New Roman"/>
          <w:color w:val="000000" w:themeColor="text1"/>
        </w:rPr>
        <w:t xml:space="preserve"> If the issue is accepted and fixed by the developer then the status of the issue will be changed to Fixed.</w:t>
      </w:r>
    </w:p>
    <w:p w:rsidR="00BA4B3E" w:rsidRPr="00A0789B" w:rsidRDefault="00BA4B3E" w:rsidP="00AB4081">
      <w:pPr>
        <w:pStyle w:val="ListParagraph"/>
        <w:numPr>
          <w:ilvl w:val="0"/>
          <w:numId w:val="33"/>
        </w:numPr>
        <w:rPr>
          <w:rFonts w:ascii="Times New Roman" w:hAnsi="Times New Roman" w:cs="Times New Roman"/>
          <w:color w:val="000000" w:themeColor="text1"/>
        </w:rPr>
      </w:pPr>
      <w:r w:rsidRPr="00A0789B">
        <w:rPr>
          <w:rFonts w:ascii="Times New Roman" w:hAnsi="Times New Roman" w:cs="Times New Roman"/>
          <w:b/>
          <w:color w:val="000000" w:themeColor="text1"/>
        </w:rPr>
        <w:t>Deferred:</w:t>
      </w:r>
      <w:r w:rsidRPr="00A0789B">
        <w:rPr>
          <w:rFonts w:ascii="Times New Roman" w:hAnsi="Times New Roman" w:cs="Times New Roman"/>
          <w:color w:val="000000" w:themeColor="text1"/>
        </w:rPr>
        <w:t xml:space="preserve"> If the issue is not accepted by the developer then there are different reasons</w:t>
      </w:r>
    </w:p>
    <w:p w:rsidR="001B2C5B" w:rsidRDefault="00BA4B3E" w:rsidP="00DF2470">
      <w:pPr>
        <w:pStyle w:val="ListParagraph"/>
        <w:numPr>
          <w:ilvl w:val="0"/>
          <w:numId w:val="38"/>
        </w:numPr>
        <w:rPr>
          <w:rFonts w:ascii="Times New Roman" w:hAnsi="Times New Roman" w:cs="Times New Roman"/>
          <w:color w:val="000000" w:themeColor="text1"/>
        </w:rPr>
      </w:pPr>
      <w:r w:rsidRPr="0068337A">
        <w:rPr>
          <w:rFonts w:ascii="Times New Roman" w:hAnsi="Times New Roman" w:cs="Times New Roman"/>
          <w:b/>
          <w:color w:val="000000" w:themeColor="text1"/>
        </w:rPr>
        <w:t>Not an issue/Invalid</w:t>
      </w:r>
      <w:r w:rsidR="0068337A">
        <w:rPr>
          <w:rFonts w:ascii="Times New Roman" w:hAnsi="Times New Roman" w:cs="Times New Roman"/>
          <w:b/>
          <w:color w:val="000000" w:themeColor="text1"/>
        </w:rPr>
        <w:t xml:space="preserve">: </w:t>
      </w:r>
      <w:r w:rsidRPr="008A7D8A">
        <w:rPr>
          <w:rFonts w:ascii="Times New Roman" w:hAnsi="Times New Roman" w:cs="Times New Roman"/>
          <w:color w:val="000000" w:themeColor="text1"/>
        </w:rPr>
        <w:t xml:space="preserve">This could be because of the misunderstanding of the requirements or change in the requirements which are not updated to the tester. </w:t>
      </w:r>
    </w:p>
    <w:p w:rsidR="0083513D" w:rsidRDefault="00BA4B3E" w:rsidP="00DF2470">
      <w:pPr>
        <w:pStyle w:val="ListParagraph"/>
        <w:numPr>
          <w:ilvl w:val="0"/>
          <w:numId w:val="38"/>
        </w:numPr>
        <w:rPr>
          <w:rFonts w:ascii="Times New Roman" w:hAnsi="Times New Roman" w:cs="Times New Roman"/>
          <w:color w:val="000000" w:themeColor="text1"/>
        </w:rPr>
      </w:pPr>
      <w:r w:rsidRPr="0068337A">
        <w:rPr>
          <w:rFonts w:ascii="Times New Roman" w:hAnsi="Times New Roman" w:cs="Times New Roman"/>
          <w:b/>
          <w:color w:val="000000" w:themeColor="text1"/>
        </w:rPr>
        <w:t>Duplicate</w:t>
      </w:r>
      <w:r w:rsidR="0068337A">
        <w:rPr>
          <w:rFonts w:ascii="Times New Roman" w:hAnsi="Times New Roman" w:cs="Times New Roman"/>
          <w:b/>
          <w:color w:val="000000" w:themeColor="text1"/>
        </w:rPr>
        <w:t>:</w:t>
      </w:r>
      <w:r w:rsidRPr="001B2C5B">
        <w:rPr>
          <w:rFonts w:ascii="Times New Roman" w:hAnsi="Times New Roman" w:cs="Times New Roman"/>
          <w:color w:val="000000" w:themeColor="text1"/>
        </w:rPr>
        <w:t xml:space="preserve"> The issue has been already raised earlier.</w:t>
      </w:r>
      <w:r w:rsidRPr="001B2C5B">
        <w:rPr>
          <w:rFonts w:ascii="Times New Roman" w:hAnsi="Times New Roman" w:cs="Times New Roman"/>
          <w:color w:val="000000" w:themeColor="text1"/>
        </w:rPr>
        <w:tab/>
      </w:r>
    </w:p>
    <w:p w:rsidR="00E91D03" w:rsidRDefault="00BA4B3E" w:rsidP="00DF2470">
      <w:pPr>
        <w:pStyle w:val="ListParagraph"/>
        <w:numPr>
          <w:ilvl w:val="0"/>
          <w:numId w:val="38"/>
        </w:numPr>
        <w:rPr>
          <w:rFonts w:ascii="Times New Roman" w:hAnsi="Times New Roman" w:cs="Times New Roman"/>
          <w:color w:val="000000" w:themeColor="text1"/>
        </w:rPr>
      </w:pPr>
      <w:r w:rsidRPr="0083513D">
        <w:rPr>
          <w:rFonts w:ascii="Times New Roman" w:hAnsi="Times New Roman" w:cs="Times New Roman"/>
          <w:b/>
          <w:color w:val="000000" w:themeColor="text1"/>
        </w:rPr>
        <w:t>Not reproducible</w:t>
      </w:r>
      <w:r w:rsidR="0083513D">
        <w:rPr>
          <w:rFonts w:ascii="Times New Roman" w:hAnsi="Times New Roman" w:cs="Times New Roman"/>
          <w:color w:val="000000" w:themeColor="text1"/>
        </w:rPr>
        <w:t>:</w:t>
      </w:r>
      <w:r w:rsidRPr="0083513D">
        <w:rPr>
          <w:rFonts w:ascii="Times New Roman" w:hAnsi="Times New Roman" w:cs="Times New Roman"/>
          <w:color w:val="000000" w:themeColor="text1"/>
        </w:rPr>
        <w:t xml:space="preserve"> The issue is not able to be reproduced by the developer.</w:t>
      </w:r>
    </w:p>
    <w:p w:rsidR="00BA4B3E" w:rsidRPr="00E91D03" w:rsidRDefault="00BA4B3E" w:rsidP="00DF2470">
      <w:pPr>
        <w:pStyle w:val="ListParagraph"/>
        <w:numPr>
          <w:ilvl w:val="0"/>
          <w:numId w:val="38"/>
        </w:numPr>
        <w:rPr>
          <w:rFonts w:ascii="Times New Roman" w:hAnsi="Times New Roman" w:cs="Times New Roman"/>
          <w:color w:val="000000" w:themeColor="text1"/>
        </w:rPr>
      </w:pPr>
      <w:r w:rsidRPr="00CC46D0">
        <w:rPr>
          <w:rFonts w:ascii="Times New Roman" w:hAnsi="Times New Roman" w:cs="Times New Roman"/>
          <w:b/>
          <w:color w:val="000000" w:themeColor="text1"/>
        </w:rPr>
        <w:t>Next release</w:t>
      </w:r>
      <w:r w:rsidR="00CC46D0">
        <w:rPr>
          <w:rFonts w:ascii="Times New Roman" w:hAnsi="Times New Roman" w:cs="Times New Roman"/>
          <w:color w:val="000000" w:themeColor="text1"/>
        </w:rPr>
        <w:t xml:space="preserve">: </w:t>
      </w:r>
      <w:r w:rsidRPr="00E91D03">
        <w:rPr>
          <w:rFonts w:ascii="Times New Roman" w:hAnsi="Times New Roman" w:cs="Times New Roman"/>
          <w:color w:val="000000" w:themeColor="text1"/>
        </w:rPr>
        <w:t>The issue has been deferred for the next release because of the low severity and the priority of the issue.</w:t>
      </w:r>
    </w:p>
    <w:p w:rsidR="00BA4B3E" w:rsidRPr="00341E96" w:rsidRDefault="00BA4B3E" w:rsidP="00341E96">
      <w:pPr>
        <w:pStyle w:val="ListParagraph"/>
        <w:numPr>
          <w:ilvl w:val="0"/>
          <w:numId w:val="35"/>
        </w:numPr>
        <w:rPr>
          <w:rFonts w:ascii="Times New Roman" w:hAnsi="Times New Roman" w:cs="Times New Roman"/>
          <w:color w:val="000000" w:themeColor="text1"/>
        </w:rPr>
      </w:pPr>
      <w:r w:rsidRPr="00F52D43">
        <w:rPr>
          <w:rFonts w:ascii="Times New Roman" w:hAnsi="Times New Roman" w:cs="Times New Roman"/>
          <w:b/>
          <w:color w:val="000000" w:themeColor="text1"/>
        </w:rPr>
        <w:t>Re-</w:t>
      </w:r>
      <w:r w:rsidR="00A45279">
        <w:rPr>
          <w:rFonts w:ascii="Times New Roman" w:hAnsi="Times New Roman" w:cs="Times New Roman"/>
          <w:b/>
          <w:color w:val="000000" w:themeColor="text1"/>
        </w:rPr>
        <w:t>T</w:t>
      </w:r>
      <w:r w:rsidRPr="00F52D43">
        <w:rPr>
          <w:rFonts w:ascii="Times New Roman" w:hAnsi="Times New Roman" w:cs="Times New Roman"/>
          <w:b/>
          <w:color w:val="000000" w:themeColor="text1"/>
        </w:rPr>
        <w:t>esting:</w:t>
      </w:r>
      <w:r w:rsidRPr="00341E96">
        <w:rPr>
          <w:rFonts w:ascii="Times New Roman" w:hAnsi="Times New Roman" w:cs="Times New Roman"/>
          <w:color w:val="000000" w:themeColor="text1"/>
        </w:rPr>
        <w:t xml:space="preserve"> Once the issue has been fixed, the tester will re-test the application to check whether the issue has fixed and working correctly or not.</w:t>
      </w:r>
    </w:p>
    <w:p w:rsidR="00C419E2" w:rsidRDefault="00BA4B3E" w:rsidP="00AF6A72">
      <w:pPr>
        <w:pStyle w:val="ListParagraph"/>
        <w:numPr>
          <w:ilvl w:val="0"/>
          <w:numId w:val="39"/>
        </w:numPr>
        <w:rPr>
          <w:rFonts w:ascii="Times New Roman" w:hAnsi="Times New Roman" w:cs="Times New Roman"/>
          <w:color w:val="000000" w:themeColor="text1"/>
        </w:rPr>
      </w:pPr>
      <w:r w:rsidRPr="00353ACB">
        <w:rPr>
          <w:rFonts w:ascii="Times New Roman" w:hAnsi="Times New Roman" w:cs="Times New Roman"/>
          <w:b/>
          <w:color w:val="000000" w:themeColor="text1"/>
        </w:rPr>
        <w:t>Re-</w:t>
      </w:r>
      <w:r w:rsidR="00353ACB">
        <w:rPr>
          <w:rFonts w:ascii="Times New Roman" w:hAnsi="Times New Roman" w:cs="Times New Roman"/>
          <w:b/>
          <w:color w:val="000000" w:themeColor="text1"/>
        </w:rPr>
        <w:t>O</w:t>
      </w:r>
      <w:r w:rsidRPr="00353ACB">
        <w:rPr>
          <w:rFonts w:ascii="Times New Roman" w:hAnsi="Times New Roman" w:cs="Times New Roman"/>
          <w:b/>
          <w:color w:val="000000" w:themeColor="text1"/>
        </w:rPr>
        <w:t>pened</w:t>
      </w:r>
      <w:r w:rsidR="00353ACB">
        <w:rPr>
          <w:rFonts w:ascii="Times New Roman" w:hAnsi="Times New Roman" w:cs="Times New Roman"/>
          <w:color w:val="000000" w:themeColor="text1"/>
        </w:rPr>
        <w:t>:</w:t>
      </w:r>
      <w:r w:rsidRPr="00C956E9">
        <w:rPr>
          <w:rFonts w:ascii="Times New Roman" w:hAnsi="Times New Roman" w:cs="Times New Roman"/>
          <w:color w:val="000000" w:themeColor="text1"/>
        </w:rPr>
        <w:t xml:space="preserve"> If the issue is not yet fixed then change the status to re-open.</w:t>
      </w:r>
    </w:p>
    <w:p w:rsidR="00BA4B3E" w:rsidRDefault="00BA4B3E" w:rsidP="00AF6A72">
      <w:pPr>
        <w:pStyle w:val="ListParagraph"/>
        <w:numPr>
          <w:ilvl w:val="0"/>
          <w:numId w:val="39"/>
        </w:numPr>
        <w:rPr>
          <w:rFonts w:ascii="Times New Roman" w:hAnsi="Times New Roman" w:cs="Times New Roman"/>
          <w:color w:val="000000" w:themeColor="text1"/>
        </w:rPr>
      </w:pPr>
      <w:r w:rsidRPr="00FB0917">
        <w:rPr>
          <w:rFonts w:ascii="Times New Roman" w:hAnsi="Times New Roman" w:cs="Times New Roman"/>
          <w:b/>
          <w:color w:val="000000" w:themeColor="text1"/>
        </w:rPr>
        <w:t>Verified and closed</w:t>
      </w:r>
      <w:r w:rsidR="00FB0917">
        <w:rPr>
          <w:rFonts w:ascii="Times New Roman" w:hAnsi="Times New Roman" w:cs="Times New Roman"/>
          <w:b/>
          <w:color w:val="000000" w:themeColor="text1"/>
        </w:rPr>
        <w:t>:</w:t>
      </w:r>
      <w:r w:rsidRPr="00C419E2">
        <w:rPr>
          <w:rFonts w:ascii="Times New Roman" w:hAnsi="Times New Roman" w:cs="Times New Roman"/>
          <w:color w:val="000000" w:themeColor="text1"/>
        </w:rPr>
        <w:t xml:space="preserve"> If the issue has been fixed and working correctly then the status will be changed to Verified and closed</w:t>
      </w:r>
    </w:p>
    <w:p w:rsidR="00DD4322" w:rsidRPr="00DD4322" w:rsidRDefault="00DD4322" w:rsidP="000671A2">
      <w:pPr>
        <w:jc w:val="center"/>
        <w:rPr>
          <w:rFonts w:ascii="Times New Roman" w:hAnsi="Times New Roman" w:cs="Times New Roman"/>
          <w:color w:val="000000" w:themeColor="text1"/>
        </w:rPr>
      </w:pPr>
      <w:r w:rsidRPr="00DD4322">
        <w:rPr>
          <w:rFonts w:ascii="Times New Roman" w:hAnsi="Times New Roman" w:cs="Times New Roman"/>
          <w:noProof/>
          <w:color w:val="000000" w:themeColor="text1"/>
          <w:lang w:bidi="ar-SA"/>
        </w:rPr>
        <w:drawing>
          <wp:inline distT="0" distB="0" distL="0" distR="0" wp14:anchorId="2973B3DA" wp14:editId="52E1B128">
            <wp:extent cx="5943600" cy="2090420"/>
            <wp:effectExtent l="19050" t="19050" r="1905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90420"/>
                    </a:xfrm>
                    <a:prstGeom prst="rect">
                      <a:avLst/>
                    </a:prstGeom>
                    <a:ln>
                      <a:solidFill>
                        <a:schemeClr val="tx1"/>
                      </a:solidFill>
                    </a:ln>
                  </pic:spPr>
                </pic:pic>
              </a:graphicData>
            </a:graphic>
          </wp:inline>
        </w:drawing>
      </w:r>
    </w:p>
    <w:sectPr w:rsidR="00DD4322" w:rsidRPr="00DD4322" w:rsidSect="005C5857">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04E" w:rsidRDefault="005F704E" w:rsidP="005C5857">
      <w:pPr>
        <w:spacing w:after="0" w:line="240" w:lineRule="auto"/>
      </w:pPr>
      <w:r>
        <w:separator/>
      </w:r>
    </w:p>
  </w:endnote>
  <w:endnote w:type="continuationSeparator" w:id="0">
    <w:p w:rsidR="005F704E" w:rsidRDefault="005F704E" w:rsidP="005C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DC2919">
      <w:trPr>
        <w:jc w:val="right"/>
      </w:trPr>
      <w:tc>
        <w:tcPr>
          <w:tcW w:w="4795" w:type="dxa"/>
          <w:vAlign w:val="center"/>
        </w:tcPr>
        <w:sdt>
          <w:sdtPr>
            <w:rPr>
              <w:caps/>
              <w:color w:val="000000" w:themeColor="text1"/>
            </w:rPr>
            <w:alias w:val="Author"/>
            <w:tag w:val=""/>
            <w:id w:val="1534539408"/>
            <w:placeholder>
              <w:docPart w:val="CBFDAECF856A47DFAF1D08BC549E69BD"/>
            </w:placeholder>
            <w:dataBinding w:prefixMappings="xmlns:ns0='http://purl.org/dc/elements/1.1/' xmlns:ns1='http://schemas.openxmlformats.org/package/2006/metadata/core-properties' " w:xpath="/ns1:coreProperties[1]/ns0:creator[1]" w:storeItemID="{6C3C8BC8-F283-45AE-878A-BAB7291924A1}"/>
            <w:text/>
          </w:sdtPr>
          <w:sdtEndPr/>
          <w:sdtContent>
            <w:p w:rsidR="00DC2919" w:rsidRDefault="00DC2919">
              <w:pPr>
                <w:pStyle w:val="Header"/>
                <w:jc w:val="right"/>
                <w:rPr>
                  <w:caps/>
                  <w:color w:val="000000" w:themeColor="text1"/>
                </w:rPr>
              </w:pPr>
              <w:r>
                <w:rPr>
                  <w:caps/>
                  <w:color w:val="000000" w:themeColor="text1"/>
                  <w:lang w:val="en-GB"/>
                </w:rPr>
                <w:t>Categis Software Pvt. Ltd. www.softwaretogo.de</w:t>
              </w:r>
            </w:p>
          </w:sdtContent>
        </w:sdt>
      </w:tc>
      <w:tc>
        <w:tcPr>
          <w:tcW w:w="250" w:type="pct"/>
          <w:shd w:val="clear" w:color="auto" w:fill="ED7D31" w:themeFill="accent2"/>
          <w:vAlign w:val="center"/>
        </w:tcPr>
        <w:p w:rsidR="00DC2919" w:rsidRDefault="00DC2919">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5315B2">
            <w:rPr>
              <w:noProof/>
              <w:color w:val="FFFFFF" w:themeColor="background1"/>
            </w:rPr>
            <w:t>29</w:t>
          </w:r>
          <w:r>
            <w:rPr>
              <w:noProof/>
              <w:color w:val="FFFFFF" w:themeColor="background1"/>
            </w:rPr>
            <w:fldChar w:fldCharType="end"/>
          </w:r>
        </w:p>
      </w:tc>
    </w:tr>
  </w:tbl>
  <w:p w:rsidR="00DC2919" w:rsidRDefault="00DC29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04E" w:rsidRDefault="005F704E" w:rsidP="005C5857">
      <w:pPr>
        <w:spacing w:after="0" w:line="240" w:lineRule="auto"/>
      </w:pPr>
      <w:r>
        <w:separator/>
      </w:r>
    </w:p>
  </w:footnote>
  <w:footnote w:type="continuationSeparator" w:id="0">
    <w:p w:rsidR="005F704E" w:rsidRDefault="005F704E" w:rsidP="005C58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17"/>
      <w:gridCol w:w="8843"/>
    </w:tblGrid>
    <w:tr w:rsidR="00DC2919">
      <w:trPr>
        <w:jc w:val="right"/>
      </w:trPr>
      <w:tc>
        <w:tcPr>
          <w:tcW w:w="0" w:type="auto"/>
          <w:shd w:val="clear" w:color="auto" w:fill="ED7D31" w:themeFill="accent2"/>
          <w:vAlign w:val="center"/>
        </w:tcPr>
        <w:p w:rsidR="00DC2919" w:rsidRDefault="00DC2919">
          <w:pPr>
            <w:pStyle w:val="Header"/>
            <w:rPr>
              <w:caps/>
              <w:color w:val="FFFFFF" w:themeColor="background1"/>
            </w:rPr>
          </w:pPr>
        </w:p>
      </w:tc>
      <w:tc>
        <w:tcPr>
          <w:tcW w:w="0" w:type="auto"/>
          <w:shd w:val="clear" w:color="auto" w:fill="ED7D31" w:themeFill="accent2"/>
          <w:vAlign w:val="center"/>
        </w:tcPr>
        <w:p w:rsidR="00DC2919" w:rsidRDefault="00DC2919">
          <w:pPr>
            <w:pStyle w:val="Header"/>
            <w:jc w:val="right"/>
            <w:rPr>
              <w:caps/>
              <w:color w:val="FFFFFF" w:themeColor="background1"/>
            </w:rPr>
          </w:pPr>
          <w:r>
            <w:rPr>
              <w:caps/>
              <w:color w:val="FFFFFF" w:themeColor="background1"/>
            </w:rPr>
            <w:t>OttoPro – technical documentation</w:t>
          </w:r>
        </w:p>
      </w:tc>
    </w:tr>
  </w:tbl>
  <w:p w:rsidR="00DC2919" w:rsidRDefault="00DC29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01639"/>
    <w:multiLevelType w:val="hybridMultilevel"/>
    <w:tmpl w:val="06067B9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A8837AE"/>
    <w:multiLevelType w:val="hybridMultilevel"/>
    <w:tmpl w:val="8B9C4208"/>
    <w:lvl w:ilvl="0" w:tplc="4009001B">
      <w:start w:val="1"/>
      <w:numFmt w:val="lowerRoman"/>
      <w:lvlText w:val="%1."/>
      <w:lvlJc w:val="right"/>
      <w:pPr>
        <w:ind w:left="1080" w:hanging="360"/>
      </w:pPr>
      <w:rPr>
        <w:rFonts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B2134F5"/>
    <w:multiLevelType w:val="hybridMultilevel"/>
    <w:tmpl w:val="8CC25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F36C2"/>
    <w:multiLevelType w:val="hybridMultilevel"/>
    <w:tmpl w:val="FE8A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1747A"/>
    <w:multiLevelType w:val="hybridMultilevel"/>
    <w:tmpl w:val="846C93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0031B"/>
    <w:multiLevelType w:val="hybridMultilevel"/>
    <w:tmpl w:val="80325EB8"/>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C54C0F"/>
    <w:multiLevelType w:val="multilevel"/>
    <w:tmpl w:val="4D3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5060E"/>
    <w:multiLevelType w:val="hybridMultilevel"/>
    <w:tmpl w:val="EE54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632A4"/>
    <w:multiLevelType w:val="hybridMultilevel"/>
    <w:tmpl w:val="D6C6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F13CB"/>
    <w:multiLevelType w:val="multilevel"/>
    <w:tmpl w:val="2900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A97607"/>
    <w:multiLevelType w:val="hybridMultilevel"/>
    <w:tmpl w:val="C3CCDA9A"/>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21B25591"/>
    <w:multiLevelType w:val="hybridMultilevel"/>
    <w:tmpl w:val="B8E4B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530AB5"/>
    <w:multiLevelType w:val="multilevel"/>
    <w:tmpl w:val="F01E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A905A5"/>
    <w:multiLevelType w:val="hybridMultilevel"/>
    <w:tmpl w:val="68F277F4"/>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AF12334"/>
    <w:multiLevelType w:val="hybridMultilevel"/>
    <w:tmpl w:val="8262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47258"/>
    <w:multiLevelType w:val="multilevel"/>
    <w:tmpl w:val="D4DA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2451F2"/>
    <w:multiLevelType w:val="hybridMultilevel"/>
    <w:tmpl w:val="416661FA"/>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C56BED"/>
    <w:multiLevelType w:val="hybridMultilevel"/>
    <w:tmpl w:val="68585DA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AA3B20"/>
    <w:multiLevelType w:val="hybridMultilevel"/>
    <w:tmpl w:val="001A55F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0D56A2"/>
    <w:multiLevelType w:val="hybridMultilevel"/>
    <w:tmpl w:val="BF442BD2"/>
    <w:lvl w:ilvl="0" w:tplc="4009001B">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F2956BB"/>
    <w:multiLevelType w:val="hybridMultilevel"/>
    <w:tmpl w:val="042665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733B1D"/>
    <w:multiLevelType w:val="multilevel"/>
    <w:tmpl w:val="2268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FF3F85"/>
    <w:multiLevelType w:val="multilevel"/>
    <w:tmpl w:val="42B0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E80EA0"/>
    <w:multiLevelType w:val="hybridMultilevel"/>
    <w:tmpl w:val="754E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75886"/>
    <w:multiLevelType w:val="hybridMultilevel"/>
    <w:tmpl w:val="BF20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0B47B4"/>
    <w:multiLevelType w:val="multilevel"/>
    <w:tmpl w:val="F45AE2A0"/>
    <w:lvl w:ilvl="0">
      <w:start w:val="1"/>
      <w:numFmt w:val="lowerRoman"/>
      <w:lvlText w:val="%1."/>
      <w:lvlJc w:val="right"/>
      <w:pPr>
        <w:ind w:left="2160" w:hanging="360"/>
      </w:pPr>
      <w:rPr>
        <w:rFonts w:hint="default"/>
      </w:rPr>
    </w:lvl>
    <w:lvl w:ilvl="1">
      <w:start w:val="3"/>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6" w15:restartNumberingAfterBreak="0">
    <w:nsid w:val="59EA2600"/>
    <w:multiLevelType w:val="hybridMultilevel"/>
    <w:tmpl w:val="15DAC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261AEF"/>
    <w:multiLevelType w:val="hybridMultilevel"/>
    <w:tmpl w:val="D09C952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A54994"/>
    <w:multiLevelType w:val="hybridMultilevel"/>
    <w:tmpl w:val="DBAE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DF602A"/>
    <w:multiLevelType w:val="hybridMultilevel"/>
    <w:tmpl w:val="0248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B66DF3"/>
    <w:multiLevelType w:val="multilevel"/>
    <w:tmpl w:val="EDA453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92A477E"/>
    <w:multiLevelType w:val="hybridMultilevel"/>
    <w:tmpl w:val="F250AB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7F4A06"/>
    <w:multiLevelType w:val="multilevel"/>
    <w:tmpl w:val="FA1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1117650"/>
    <w:multiLevelType w:val="hybridMultilevel"/>
    <w:tmpl w:val="35184652"/>
    <w:lvl w:ilvl="0" w:tplc="04090001">
      <w:start w:val="1"/>
      <w:numFmt w:val="bullet"/>
      <w:lvlText w:val=""/>
      <w:lvlJc w:val="left"/>
      <w:pPr>
        <w:ind w:left="1080" w:hanging="360"/>
      </w:pPr>
      <w:rPr>
        <w:rFonts w:ascii="Symbol" w:hAnsi="Symbol" w:hint="default"/>
        <w:b w:val="0"/>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7186776A"/>
    <w:multiLevelType w:val="hybridMultilevel"/>
    <w:tmpl w:val="E86AB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A90D90"/>
    <w:multiLevelType w:val="hybridMultilevel"/>
    <w:tmpl w:val="F7644FF4"/>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44E1EEB"/>
    <w:multiLevelType w:val="hybridMultilevel"/>
    <w:tmpl w:val="A6521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B7034A"/>
    <w:multiLevelType w:val="hybridMultilevel"/>
    <w:tmpl w:val="ADD8B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28"/>
  </w:num>
  <w:num w:numId="4">
    <w:abstractNumId w:val="7"/>
  </w:num>
  <w:num w:numId="5">
    <w:abstractNumId w:val="11"/>
  </w:num>
  <w:num w:numId="6">
    <w:abstractNumId w:val="36"/>
  </w:num>
  <w:num w:numId="7">
    <w:abstractNumId w:val="26"/>
  </w:num>
  <w:num w:numId="8">
    <w:abstractNumId w:val="34"/>
  </w:num>
  <w:num w:numId="9">
    <w:abstractNumId w:val="8"/>
  </w:num>
  <w:num w:numId="10">
    <w:abstractNumId w:val="37"/>
  </w:num>
  <w:num w:numId="11">
    <w:abstractNumId w:val="3"/>
  </w:num>
  <w:num w:numId="12">
    <w:abstractNumId w:val="12"/>
  </w:num>
  <w:num w:numId="13">
    <w:abstractNumId w:val="9"/>
  </w:num>
  <w:num w:numId="14">
    <w:abstractNumId w:val="15"/>
  </w:num>
  <w:num w:numId="15">
    <w:abstractNumId w:val="32"/>
  </w:num>
  <w:num w:numId="16">
    <w:abstractNumId w:val="22"/>
  </w:num>
  <w:num w:numId="17">
    <w:abstractNumId w:val="21"/>
  </w:num>
  <w:num w:numId="18">
    <w:abstractNumId w:val="6"/>
  </w:num>
  <w:num w:numId="19">
    <w:abstractNumId w:val="30"/>
  </w:num>
  <w:num w:numId="20">
    <w:abstractNumId w:val="0"/>
  </w:num>
  <w:num w:numId="21">
    <w:abstractNumId w:val="16"/>
  </w:num>
  <w:num w:numId="22">
    <w:abstractNumId w:val="5"/>
  </w:num>
  <w:num w:numId="23">
    <w:abstractNumId w:val="20"/>
  </w:num>
  <w:num w:numId="24">
    <w:abstractNumId w:val="10"/>
  </w:num>
  <w:num w:numId="25">
    <w:abstractNumId w:val="25"/>
  </w:num>
  <w:num w:numId="26">
    <w:abstractNumId w:val="14"/>
  </w:num>
  <w:num w:numId="27">
    <w:abstractNumId w:val="19"/>
  </w:num>
  <w:num w:numId="28">
    <w:abstractNumId w:val="24"/>
  </w:num>
  <w:num w:numId="29">
    <w:abstractNumId w:val="1"/>
  </w:num>
  <w:num w:numId="30">
    <w:abstractNumId w:val="33"/>
  </w:num>
  <w:num w:numId="31">
    <w:abstractNumId w:val="35"/>
  </w:num>
  <w:num w:numId="32">
    <w:abstractNumId w:val="13"/>
  </w:num>
  <w:num w:numId="33">
    <w:abstractNumId w:val="29"/>
  </w:num>
  <w:num w:numId="34">
    <w:abstractNumId w:val="31"/>
  </w:num>
  <w:num w:numId="35">
    <w:abstractNumId w:val="2"/>
  </w:num>
  <w:num w:numId="36">
    <w:abstractNumId w:val="27"/>
  </w:num>
  <w:num w:numId="37">
    <w:abstractNumId w:val="4"/>
  </w:num>
  <w:num w:numId="38">
    <w:abstractNumId w:val="17"/>
  </w:num>
  <w:num w:numId="39">
    <w:abstractNumId w:val="18"/>
  </w:num>
  <w:num w:numId="40">
    <w:abstractNumId w:val="2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arendar Reddy">
    <w15:presenceInfo w15:providerId="None" w15:userId="Narendar Red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857"/>
    <w:rsid w:val="00000D36"/>
    <w:rsid w:val="00002EAB"/>
    <w:rsid w:val="0001259A"/>
    <w:rsid w:val="00016BCA"/>
    <w:rsid w:val="00016ECE"/>
    <w:rsid w:val="000204DD"/>
    <w:rsid w:val="00021D9D"/>
    <w:rsid w:val="00022C5C"/>
    <w:rsid w:val="00030E47"/>
    <w:rsid w:val="00041883"/>
    <w:rsid w:val="00046B68"/>
    <w:rsid w:val="0005091B"/>
    <w:rsid w:val="00054563"/>
    <w:rsid w:val="00057EEF"/>
    <w:rsid w:val="00062C85"/>
    <w:rsid w:val="000630E5"/>
    <w:rsid w:val="0006314B"/>
    <w:rsid w:val="000671A2"/>
    <w:rsid w:val="00070755"/>
    <w:rsid w:val="0007657E"/>
    <w:rsid w:val="00076A6A"/>
    <w:rsid w:val="00080944"/>
    <w:rsid w:val="0008452C"/>
    <w:rsid w:val="00097B64"/>
    <w:rsid w:val="000A08E3"/>
    <w:rsid w:val="000A3FB8"/>
    <w:rsid w:val="000A63CF"/>
    <w:rsid w:val="000A7437"/>
    <w:rsid w:val="000C34F2"/>
    <w:rsid w:val="000C6BB3"/>
    <w:rsid w:val="000D5DF4"/>
    <w:rsid w:val="000D6402"/>
    <w:rsid w:val="000E021D"/>
    <w:rsid w:val="000E3874"/>
    <w:rsid w:val="000E50ED"/>
    <w:rsid w:val="000E619E"/>
    <w:rsid w:val="000F1F28"/>
    <w:rsid w:val="000F52F5"/>
    <w:rsid w:val="000F5EF4"/>
    <w:rsid w:val="00101FAD"/>
    <w:rsid w:val="0010664E"/>
    <w:rsid w:val="00111034"/>
    <w:rsid w:val="001124BF"/>
    <w:rsid w:val="001159FE"/>
    <w:rsid w:val="0012095C"/>
    <w:rsid w:val="00122E0F"/>
    <w:rsid w:val="00123A67"/>
    <w:rsid w:val="0012497B"/>
    <w:rsid w:val="00133499"/>
    <w:rsid w:val="00135491"/>
    <w:rsid w:val="001363C1"/>
    <w:rsid w:val="00136ACB"/>
    <w:rsid w:val="00140A46"/>
    <w:rsid w:val="00143E8E"/>
    <w:rsid w:val="00146F35"/>
    <w:rsid w:val="00151B0F"/>
    <w:rsid w:val="001525E3"/>
    <w:rsid w:val="00153600"/>
    <w:rsid w:val="00162B5F"/>
    <w:rsid w:val="0016348E"/>
    <w:rsid w:val="00163E6F"/>
    <w:rsid w:val="00164F3A"/>
    <w:rsid w:val="00166464"/>
    <w:rsid w:val="00171989"/>
    <w:rsid w:val="00172841"/>
    <w:rsid w:val="00175B0F"/>
    <w:rsid w:val="0018210A"/>
    <w:rsid w:val="0018254C"/>
    <w:rsid w:val="0018347F"/>
    <w:rsid w:val="00183C09"/>
    <w:rsid w:val="0019056C"/>
    <w:rsid w:val="0019080B"/>
    <w:rsid w:val="00193AE6"/>
    <w:rsid w:val="001952BE"/>
    <w:rsid w:val="00195426"/>
    <w:rsid w:val="001A6519"/>
    <w:rsid w:val="001B19EE"/>
    <w:rsid w:val="001B1B8C"/>
    <w:rsid w:val="001B2773"/>
    <w:rsid w:val="001B2C5B"/>
    <w:rsid w:val="001B42F5"/>
    <w:rsid w:val="001B5A69"/>
    <w:rsid w:val="001B7DB9"/>
    <w:rsid w:val="001C5EFE"/>
    <w:rsid w:val="001D6105"/>
    <w:rsid w:val="001E2C21"/>
    <w:rsid w:val="001E3786"/>
    <w:rsid w:val="001E4CFD"/>
    <w:rsid w:val="001E7F16"/>
    <w:rsid w:val="001F1CE5"/>
    <w:rsid w:val="001F2149"/>
    <w:rsid w:val="001F3F88"/>
    <w:rsid w:val="001F6F24"/>
    <w:rsid w:val="00207818"/>
    <w:rsid w:val="00211111"/>
    <w:rsid w:val="002160CE"/>
    <w:rsid w:val="002164E1"/>
    <w:rsid w:val="00217F20"/>
    <w:rsid w:val="00226C6B"/>
    <w:rsid w:val="00234748"/>
    <w:rsid w:val="0023592D"/>
    <w:rsid w:val="00240270"/>
    <w:rsid w:val="00244D7F"/>
    <w:rsid w:val="00245862"/>
    <w:rsid w:val="00246347"/>
    <w:rsid w:val="00247181"/>
    <w:rsid w:val="00250F70"/>
    <w:rsid w:val="002550D7"/>
    <w:rsid w:val="00255487"/>
    <w:rsid w:val="00257E21"/>
    <w:rsid w:val="00262D00"/>
    <w:rsid w:val="0026352F"/>
    <w:rsid w:val="002649E7"/>
    <w:rsid w:val="00266452"/>
    <w:rsid w:val="002678C5"/>
    <w:rsid w:val="002778E4"/>
    <w:rsid w:val="002841FB"/>
    <w:rsid w:val="00287785"/>
    <w:rsid w:val="0028785F"/>
    <w:rsid w:val="0028797C"/>
    <w:rsid w:val="00292E1B"/>
    <w:rsid w:val="002A5011"/>
    <w:rsid w:val="002B3F5C"/>
    <w:rsid w:val="002B4210"/>
    <w:rsid w:val="002B5115"/>
    <w:rsid w:val="002B5E91"/>
    <w:rsid w:val="002C0B33"/>
    <w:rsid w:val="002C1951"/>
    <w:rsid w:val="002C3B4C"/>
    <w:rsid w:val="002C7966"/>
    <w:rsid w:val="002D1549"/>
    <w:rsid w:val="002D2910"/>
    <w:rsid w:val="002D4119"/>
    <w:rsid w:val="002E4E68"/>
    <w:rsid w:val="002F0E24"/>
    <w:rsid w:val="002F39C4"/>
    <w:rsid w:val="002F57AE"/>
    <w:rsid w:val="00300E24"/>
    <w:rsid w:val="003017B9"/>
    <w:rsid w:val="0030202F"/>
    <w:rsid w:val="00305279"/>
    <w:rsid w:val="00306514"/>
    <w:rsid w:val="00307472"/>
    <w:rsid w:val="00310C77"/>
    <w:rsid w:val="00311E9B"/>
    <w:rsid w:val="00315730"/>
    <w:rsid w:val="0031690A"/>
    <w:rsid w:val="00324208"/>
    <w:rsid w:val="00326606"/>
    <w:rsid w:val="00330074"/>
    <w:rsid w:val="00333D6C"/>
    <w:rsid w:val="00334B24"/>
    <w:rsid w:val="0033665D"/>
    <w:rsid w:val="0033787C"/>
    <w:rsid w:val="00341E96"/>
    <w:rsid w:val="00342B1C"/>
    <w:rsid w:val="003431AF"/>
    <w:rsid w:val="00343A53"/>
    <w:rsid w:val="00345035"/>
    <w:rsid w:val="00345FCC"/>
    <w:rsid w:val="00351E9F"/>
    <w:rsid w:val="00353ACB"/>
    <w:rsid w:val="00355421"/>
    <w:rsid w:val="0035580F"/>
    <w:rsid w:val="00356649"/>
    <w:rsid w:val="003616EE"/>
    <w:rsid w:val="00361DAE"/>
    <w:rsid w:val="00362B74"/>
    <w:rsid w:val="0036633F"/>
    <w:rsid w:val="003663FE"/>
    <w:rsid w:val="003671FC"/>
    <w:rsid w:val="00367B48"/>
    <w:rsid w:val="0037085B"/>
    <w:rsid w:val="003723C8"/>
    <w:rsid w:val="00373D5A"/>
    <w:rsid w:val="0038066C"/>
    <w:rsid w:val="00380A82"/>
    <w:rsid w:val="00381875"/>
    <w:rsid w:val="00390452"/>
    <w:rsid w:val="0039449C"/>
    <w:rsid w:val="00395721"/>
    <w:rsid w:val="003A1AD9"/>
    <w:rsid w:val="003A4C47"/>
    <w:rsid w:val="003A5B8B"/>
    <w:rsid w:val="003A625C"/>
    <w:rsid w:val="003B17E4"/>
    <w:rsid w:val="003B497B"/>
    <w:rsid w:val="003B62F3"/>
    <w:rsid w:val="003C0853"/>
    <w:rsid w:val="003C55D1"/>
    <w:rsid w:val="003C68F8"/>
    <w:rsid w:val="003D1021"/>
    <w:rsid w:val="003D268B"/>
    <w:rsid w:val="003D28A5"/>
    <w:rsid w:val="003D35C6"/>
    <w:rsid w:val="003D5031"/>
    <w:rsid w:val="003D6DC3"/>
    <w:rsid w:val="003E05DA"/>
    <w:rsid w:val="003E1C18"/>
    <w:rsid w:val="003E5AA1"/>
    <w:rsid w:val="003E6FE8"/>
    <w:rsid w:val="003F102F"/>
    <w:rsid w:val="003F3CA0"/>
    <w:rsid w:val="003F516A"/>
    <w:rsid w:val="003F5324"/>
    <w:rsid w:val="00405589"/>
    <w:rsid w:val="00405697"/>
    <w:rsid w:val="00412ED4"/>
    <w:rsid w:val="0042030C"/>
    <w:rsid w:val="00422294"/>
    <w:rsid w:val="00423A94"/>
    <w:rsid w:val="0042743A"/>
    <w:rsid w:val="00427DC7"/>
    <w:rsid w:val="00432DFC"/>
    <w:rsid w:val="0043437A"/>
    <w:rsid w:val="004368FD"/>
    <w:rsid w:val="00436E51"/>
    <w:rsid w:val="00440756"/>
    <w:rsid w:val="00440D17"/>
    <w:rsid w:val="00441266"/>
    <w:rsid w:val="00443F92"/>
    <w:rsid w:val="00444F4C"/>
    <w:rsid w:val="00446BD8"/>
    <w:rsid w:val="00447628"/>
    <w:rsid w:val="00455FB2"/>
    <w:rsid w:val="00457364"/>
    <w:rsid w:val="004607E1"/>
    <w:rsid w:val="004616BE"/>
    <w:rsid w:val="00461D01"/>
    <w:rsid w:val="00463992"/>
    <w:rsid w:val="0046727E"/>
    <w:rsid w:val="004701DF"/>
    <w:rsid w:val="00475E54"/>
    <w:rsid w:val="00483B54"/>
    <w:rsid w:val="0048406D"/>
    <w:rsid w:val="00485160"/>
    <w:rsid w:val="00487449"/>
    <w:rsid w:val="00487789"/>
    <w:rsid w:val="004917C1"/>
    <w:rsid w:val="0049221D"/>
    <w:rsid w:val="00494670"/>
    <w:rsid w:val="00494ABA"/>
    <w:rsid w:val="004A07C4"/>
    <w:rsid w:val="004A1A1E"/>
    <w:rsid w:val="004A1B3F"/>
    <w:rsid w:val="004A446B"/>
    <w:rsid w:val="004A4525"/>
    <w:rsid w:val="004A69B9"/>
    <w:rsid w:val="004B06CD"/>
    <w:rsid w:val="004B7CC2"/>
    <w:rsid w:val="004C5792"/>
    <w:rsid w:val="004D1D1E"/>
    <w:rsid w:val="004E08FC"/>
    <w:rsid w:val="004E274D"/>
    <w:rsid w:val="004E4957"/>
    <w:rsid w:val="004E6C4E"/>
    <w:rsid w:val="004F0177"/>
    <w:rsid w:val="004F4A76"/>
    <w:rsid w:val="004F4F9E"/>
    <w:rsid w:val="004F68DC"/>
    <w:rsid w:val="004F7E65"/>
    <w:rsid w:val="00502136"/>
    <w:rsid w:val="005022CE"/>
    <w:rsid w:val="005024F4"/>
    <w:rsid w:val="00502869"/>
    <w:rsid w:val="00505486"/>
    <w:rsid w:val="00512B1E"/>
    <w:rsid w:val="00514829"/>
    <w:rsid w:val="00514F23"/>
    <w:rsid w:val="00523364"/>
    <w:rsid w:val="00526BF7"/>
    <w:rsid w:val="005315B2"/>
    <w:rsid w:val="005317BD"/>
    <w:rsid w:val="00534704"/>
    <w:rsid w:val="00534D70"/>
    <w:rsid w:val="005366CA"/>
    <w:rsid w:val="00537524"/>
    <w:rsid w:val="005431C3"/>
    <w:rsid w:val="005441CC"/>
    <w:rsid w:val="00544C50"/>
    <w:rsid w:val="00546D8F"/>
    <w:rsid w:val="005472A4"/>
    <w:rsid w:val="00547E20"/>
    <w:rsid w:val="00556A0E"/>
    <w:rsid w:val="00564994"/>
    <w:rsid w:val="0056745F"/>
    <w:rsid w:val="00567DB1"/>
    <w:rsid w:val="00570634"/>
    <w:rsid w:val="005744F7"/>
    <w:rsid w:val="00575D15"/>
    <w:rsid w:val="0058172C"/>
    <w:rsid w:val="00587BBD"/>
    <w:rsid w:val="005A0DEE"/>
    <w:rsid w:val="005A1BB8"/>
    <w:rsid w:val="005A6155"/>
    <w:rsid w:val="005B36B9"/>
    <w:rsid w:val="005C5857"/>
    <w:rsid w:val="005D20E1"/>
    <w:rsid w:val="005D627F"/>
    <w:rsid w:val="005D701F"/>
    <w:rsid w:val="005F1900"/>
    <w:rsid w:val="005F704E"/>
    <w:rsid w:val="00613E15"/>
    <w:rsid w:val="0061511C"/>
    <w:rsid w:val="006152CF"/>
    <w:rsid w:val="00617FC2"/>
    <w:rsid w:val="00622B02"/>
    <w:rsid w:val="0062327A"/>
    <w:rsid w:val="00624721"/>
    <w:rsid w:val="006247B1"/>
    <w:rsid w:val="00624940"/>
    <w:rsid w:val="00626F63"/>
    <w:rsid w:val="006348AE"/>
    <w:rsid w:val="00636801"/>
    <w:rsid w:val="006450EE"/>
    <w:rsid w:val="00651584"/>
    <w:rsid w:val="00654F32"/>
    <w:rsid w:val="00655C71"/>
    <w:rsid w:val="0066231B"/>
    <w:rsid w:val="00663B97"/>
    <w:rsid w:val="00671433"/>
    <w:rsid w:val="00673AC3"/>
    <w:rsid w:val="0067407A"/>
    <w:rsid w:val="00676237"/>
    <w:rsid w:val="00681948"/>
    <w:rsid w:val="0068337A"/>
    <w:rsid w:val="00683889"/>
    <w:rsid w:val="00686127"/>
    <w:rsid w:val="00686B40"/>
    <w:rsid w:val="00686B56"/>
    <w:rsid w:val="00691BF9"/>
    <w:rsid w:val="00695673"/>
    <w:rsid w:val="006A1795"/>
    <w:rsid w:val="006A1BDC"/>
    <w:rsid w:val="006A7AB8"/>
    <w:rsid w:val="006B2F42"/>
    <w:rsid w:val="006B3738"/>
    <w:rsid w:val="006B39D0"/>
    <w:rsid w:val="006B5890"/>
    <w:rsid w:val="006B5BBF"/>
    <w:rsid w:val="006C13D4"/>
    <w:rsid w:val="006C749E"/>
    <w:rsid w:val="006D1CE9"/>
    <w:rsid w:val="006E3B68"/>
    <w:rsid w:val="006E56AA"/>
    <w:rsid w:val="006E5AAB"/>
    <w:rsid w:val="006E6877"/>
    <w:rsid w:val="006F5757"/>
    <w:rsid w:val="00701B0D"/>
    <w:rsid w:val="00702817"/>
    <w:rsid w:val="00702F62"/>
    <w:rsid w:val="007061D6"/>
    <w:rsid w:val="00711A00"/>
    <w:rsid w:val="0071347B"/>
    <w:rsid w:val="007224B0"/>
    <w:rsid w:val="00723300"/>
    <w:rsid w:val="00723E96"/>
    <w:rsid w:val="007304CB"/>
    <w:rsid w:val="0073592B"/>
    <w:rsid w:val="00736382"/>
    <w:rsid w:val="0073762C"/>
    <w:rsid w:val="00745408"/>
    <w:rsid w:val="00746144"/>
    <w:rsid w:val="00746401"/>
    <w:rsid w:val="0074785E"/>
    <w:rsid w:val="007513F1"/>
    <w:rsid w:val="00751E1C"/>
    <w:rsid w:val="00753F61"/>
    <w:rsid w:val="0076175A"/>
    <w:rsid w:val="00762A32"/>
    <w:rsid w:val="00762EA1"/>
    <w:rsid w:val="00765285"/>
    <w:rsid w:val="00766863"/>
    <w:rsid w:val="00767480"/>
    <w:rsid w:val="007701BE"/>
    <w:rsid w:val="00770A34"/>
    <w:rsid w:val="00771670"/>
    <w:rsid w:val="00775C2E"/>
    <w:rsid w:val="00792297"/>
    <w:rsid w:val="00792E20"/>
    <w:rsid w:val="00795303"/>
    <w:rsid w:val="007976F2"/>
    <w:rsid w:val="007A1ACA"/>
    <w:rsid w:val="007A2110"/>
    <w:rsid w:val="007A5487"/>
    <w:rsid w:val="007A758F"/>
    <w:rsid w:val="007A759E"/>
    <w:rsid w:val="007B16E1"/>
    <w:rsid w:val="007C4EEF"/>
    <w:rsid w:val="007D1346"/>
    <w:rsid w:val="007D2F41"/>
    <w:rsid w:val="007D5716"/>
    <w:rsid w:val="007E789F"/>
    <w:rsid w:val="007F1E3E"/>
    <w:rsid w:val="007F3C74"/>
    <w:rsid w:val="007F749A"/>
    <w:rsid w:val="008024D2"/>
    <w:rsid w:val="00802D43"/>
    <w:rsid w:val="00802D75"/>
    <w:rsid w:val="00806C14"/>
    <w:rsid w:val="00810038"/>
    <w:rsid w:val="0081007E"/>
    <w:rsid w:val="008102AF"/>
    <w:rsid w:val="008178DB"/>
    <w:rsid w:val="00821C1A"/>
    <w:rsid w:val="0082311F"/>
    <w:rsid w:val="008327EE"/>
    <w:rsid w:val="00835069"/>
    <w:rsid w:val="0083513D"/>
    <w:rsid w:val="00840018"/>
    <w:rsid w:val="008422CE"/>
    <w:rsid w:val="00845321"/>
    <w:rsid w:val="008500B2"/>
    <w:rsid w:val="008506D0"/>
    <w:rsid w:val="00851AC3"/>
    <w:rsid w:val="00851BE9"/>
    <w:rsid w:val="008530DC"/>
    <w:rsid w:val="00861A49"/>
    <w:rsid w:val="0087008A"/>
    <w:rsid w:val="00875064"/>
    <w:rsid w:val="00875DE5"/>
    <w:rsid w:val="008767CB"/>
    <w:rsid w:val="00877507"/>
    <w:rsid w:val="0088382C"/>
    <w:rsid w:val="00884A64"/>
    <w:rsid w:val="00891AC8"/>
    <w:rsid w:val="0089220F"/>
    <w:rsid w:val="00893F66"/>
    <w:rsid w:val="0089471E"/>
    <w:rsid w:val="00896A4F"/>
    <w:rsid w:val="008A16C7"/>
    <w:rsid w:val="008A700A"/>
    <w:rsid w:val="008A766E"/>
    <w:rsid w:val="008A7D8A"/>
    <w:rsid w:val="008A7DF8"/>
    <w:rsid w:val="008B52D4"/>
    <w:rsid w:val="008B6973"/>
    <w:rsid w:val="008B79D8"/>
    <w:rsid w:val="008C0071"/>
    <w:rsid w:val="008D05AD"/>
    <w:rsid w:val="008D2073"/>
    <w:rsid w:val="008D53D9"/>
    <w:rsid w:val="008D7E3D"/>
    <w:rsid w:val="008E0785"/>
    <w:rsid w:val="008E0C42"/>
    <w:rsid w:val="008E3B3C"/>
    <w:rsid w:val="008E4D38"/>
    <w:rsid w:val="008E4DD8"/>
    <w:rsid w:val="008E6824"/>
    <w:rsid w:val="008F0449"/>
    <w:rsid w:val="008F34C8"/>
    <w:rsid w:val="00900155"/>
    <w:rsid w:val="00903AE9"/>
    <w:rsid w:val="00903D9F"/>
    <w:rsid w:val="009079DA"/>
    <w:rsid w:val="0091134B"/>
    <w:rsid w:val="00912381"/>
    <w:rsid w:val="00912714"/>
    <w:rsid w:val="00912808"/>
    <w:rsid w:val="00915E1A"/>
    <w:rsid w:val="00921F05"/>
    <w:rsid w:val="0092317E"/>
    <w:rsid w:val="0092649F"/>
    <w:rsid w:val="00930FD0"/>
    <w:rsid w:val="009312E5"/>
    <w:rsid w:val="00931E10"/>
    <w:rsid w:val="00940552"/>
    <w:rsid w:val="009409DB"/>
    <w:rsid w:val="00940B90"/>
    <w:rsid w:val="00944CE0"/>
    <w:rsid w:val="00944DBF"/>
    <w:rsid w:val="00947C6C"/>
    <w:rsid w:val="0095371C"/>
    <w:rsid w:val="00955623"/>
    <w:rsid w:val="00957679"/>
    <w:rsid w:val="00957FE6"/>
    <w:rsid w:val="00960401"/>
    <w:rsid w:val="0096052E"/>
    <w:rsid w:val="00961771"/>
    <w:rsid w:val="009617B2"/>
    <w:rsid w:val="00963CFF"/>
    <w:rsid w:val="00965DE8"/>
    <w:rsid w:val="00965EA2"/>
    <w:rsid w:val="00966714"/>
    <w:rsid w:val="00967C34"/>
    <w:rsid w:val="009708C6"/>
    <w:rsid w:val="009716EE"/>
    <w:rsid w:val="00985A6C"/>
    <w:rsid w:val="00990F4D"/>
    <w:rsid w:val="00991A0A"/>
    <w:rsid w:val="0099381D"/>
    <w:rsid w:val="00993F8C"/>
    <w:rsid w:val="00997448"/>
    <w:rsid w:val="00997A0A"/>
    <w:rsid w:val="009A0A05"/>
    <w:rsid w:val="009A25DB"/>
    <w:rsid w:val="009B06C0"/>
    <w:rsid w:val="009B13DC"/>
    <w:rsid w:val="009B503A"/>
    <w:rsid w:val="009C24F6"/>
    <w:rsid w:val="009C24FA"/>
    <w:rsid w:val="009C3C5F"/>
    <w:rsid w:val="009C62EE"/>
    <w:rsid w:val="009D0FB7"/>
    <w:rsid w:val="009D3150"/>
    <w:rsid w:val="009D3CC1"/>
    <w:rsid w:val="009E13CB"/>
    <w:rsid w:val="009E563C"/>
    <w:rsid w:val="009E6169"/>
    <w:rsid w:val="009E6671"/>
    <w:rsid w:val="009F049A"/>
    <w:rsid w:val="009F0A4B"/>
    <w:rsid w:val="009F1CC1"/>
    <w:rsid w:val="009F2CC7"/>
    <w:rsid w:val="009F69FF"/>
    <w:rsid w:val="00A0789B"/>
    <w:rsid w:val="00A139B6"/>
    <w:rsid w:val="00A2184E"/>
    <w:rsid w:val="00A31438"/>
    <w:rsid w:val="00A33605"/>
    <w:rsid w:val="00A33948"/>
    <w:rsid w:val="00A33E5F"/>
    <w:rsid w:val="00A36A04"/>
    <w:rsid w:val="00A45279"/>
    <w:rsid w:val="00A46531"/>
    <w:rsid w:val="00A4785F"/>
    <w:rsid w:val="00A47A63"/>
    <w:rsid w:val="00A47A83"/>
    <w:rsid w:val="00A52750"/>
    <w:rsid w:val="00A556EE"/>
    <w:rsid w:val="00A55971"/>
    <w:rsid w:val="00A5681C"/>
    <w:rsid w:val="00A57974"/>
    <w:rsid w:val="00A602AF"/>
    <w:rsid w:val="00A64B3D"/>
    <w:rsid w:val="00A67B1C"/>
    <w:rsid w:val="00A70922"/>
    <w:rsid w:val="00A728AB"/>
    <w:rsid w:val="00A73152"/>
    <w:rsid w:val="00A75EFD"/>
    <w:rsid w:val="00A76981"/>
    <w:rsid w:val="00A769FE"/>
    <w:rsid w:val="00A77E2C"/>
    <w:rsid w:val="00A80252"/>
    <w:rsid w:val="00A85E2F"/>
    <w:rsid w:val="00A876C6"/>
    <w:rsid w:val="00A93145"/>
    <w:rsid w:val="00A951E7"/>
    <w:rsid w:val="00A9558C"/>
    <w:rsid w:val="00AA1F89"/>
    <w:rsid w:val="00AA1FDE"/>
    <w:rsid w:val="00AA2235"/>
    <w:rsid w:val="00AA78EB"/>
    <w:rsid w:val="00AB0D04"/>
    <w:rsid w:val="00AB1A67"/>
    <w:rsid w:val="00AB1ED2"/>
    <w:rsid w:val="00AB4081"/>
    <w:rsid w:val="00AB68DC"/>
    <w:rsid w:val="00AC3844"/>
    <w:rsid w:val="00AC4EE8"/>
    <w:rsid w:val="00AC529C"/>
    <w:rsid w:val="00AC6796"/>
    <w:rsid w:val="00AD0478"/>
    <w:rsid w:val="00AD167F"/>
    <w:rsid w:val="00AD3846"/>
    <w:rsid w:val="00AD4079"/>
    <w:rsid w:val="00AD530C"/>
    <w:rsid w:val="00AD579E"/>
    <w:rsid w:val="00AD7047"/>
    <w:rsid w:val="00AD77AC"/>
    <w:rsid w:val="00AD7D0B"/>
    <w:rsid w:val="00AE35CD"/>
    <w:rsid w:val="00AE42DD"/>
    <w:rsid w:val="00AE549F"/>
    <w:rsid w:val="00AE5522"/>
    <w:rsid w:val="00AF03E0"/>
    <w:rsid w:val="00AF1AC4"/>
    <w:rsid w:val="00AF34C0"/>
    <w:rsid w:val="00AF4AEE"/>
    <w:rsid w:val="00AF4D73"/>
    <w:rsid w:val="00AF511B"/>
    <w:rsid w:val="00AF6135"/>
    <w:rsid w:val="00AF6A72"/>
    <w:rsid w:val="00B0012E"/>
    <w:rsid w:val="00B00CD3"/>
    <w:rsid w:val="00B06663"/>
    <w:rsid w:val="00B141F7"/>
    <w:rsid w:val="00B15C69"/>
    <w:rsid w:val="00B1661E"/>
    <w:rsid w:val="00B17ED7"/>
    <w:rsid w:val="00B21397"/>
    <w:rsid w:val="00B2487B"/>
    <w:rsid w:val="00B25E22"/>
    <w:rsid w:val="00B34F8B"/>
    <w:rsid w:val="00B519C2"/>
    <w:rsid w:val="00B57895"/>
    <w:rsid w:val="00B61513"/>
    <w:rsid w:val="00B615A8"/>
    <w:rsid w:val="00B61CE9"/>
    <w:rsid w:val="00B6224F"/>
    <w:rsid w:val="00B653A6"/>
    <w:rsid w:val="00B669AD"/>
    <w:rsid w:val="00B738DA"/>
    <w:rsid w:val="00B741AE"/>
    <w:rsid w:val="00B74B89"/>
    <w:rsid w:val="00B75523"/>
    <w:rsid w:val="00B82F77"/>
    <w:rsid w:val="00B8581F"/>
    <w:rsid w:val="00B858AD"/>
    <w:rsid w:val="00B86157"/>
    <w:rsid w:val="00B912DC"/>
    <w:rsid w:val="00B91BE0"/>
    <w:rsid w:val="00B91E43"/>
    <w:rsid w:val="00B95FFF"/>
    <w:rsid w:val="00B96C2A"/>
    <w:rsid w:val="00B971B3"/>
    <w:rsid w:val="00B977BA"/>
    <w:rsid w:val="00BA150F"/>
    <w:rsid w:val="00BA4B3E"/>
    <w:rsid w:val="00BB0C57"/>
    <w:rsid w:val="00BB2705"/>
    <w:rsid w:val="00BB37E6"/>
    <w:rsid w:val="00BB53F3"/>
    <w:rsid w:val="00BB6578"/>
    <w:rsid w:val="00BB6FC2"/>
    <w:rsid w:val="00BC6419"/>
    <w:rsid w:val="00BC6D7A"/>
    <w:rsid w:val="00BD1DD7"/>
    <w:rsid w:val="00BD21DD"/>
    <w:rsid w:val="00BD60C9"/>
    <w:rsid w:val="00BD6225"/>
    <w:rsid w:val="00BE0B05"/>
    <w:rsid w:val="00BE3938"/>
    <w:rsid w:val="00BE74D1"/>
    <w:rsid w:val="00C05AC5"/>
    <w:rsid w:val="00C11B5C"/>
    <w:rsid w:val="00C133EF"/>
    <w:rsid w:val="00C13747"/>
    <w:rsid w:val="00C14C51"/>
    <w:rsid w:val="00C15E39"/>
    <w:rsid w:val="00C178E1"/>
    <w:rsid w:val="00C2357E"/>
    <w:rsid w:val="00C279C6"/>
    <w:rsid w:val="00C305AB"/>
    <w:rsid w:val="00C3404A"/>
    <w:rsid w:val="00C4151D"/>
    <w:rsid w:val="00C419E2"/>
    <w:rsid w:val="00C44334"/>
    <w:rsid w:val="00C4534F"/>
    <w:rsid w:val="00C50F50"/>
    <w:rsid w:val="00C54D84"/>
    <w:rsid w:val="00C613C9"/>
    <w:rsid w:val="00C63523"/>
    <w:rsid w:val="00C6517A"/>
    <w:rsid w:val="00C65C27"/>
    <w:rsid w:val="00C672CB"/>
    <w:rsid w:val="00C72BFE"/>
    <w:rsid w:val="00C72C44"/>
    <w:rsid w:val="00C73715"/>
    <w:rsid w:val="00C76533"/>
    <w:rsid w:val="00C814A1"/>
    <w:rsid w:val="00C817EF"/>
    <w:rsid w:val="00C81EBE"/>
    <w:rsid w:val="00C8212D"/>
    <w:rsid w:val="00C848F5"/>
    <w:rsid w:val="00C86EE8"/>
    <w:rsid w:val="00C9228E"/>
    <w:rsid w:val="00C95127"/>
    <w:rsid w:val="00C956E9"/>
    <w:rsid w:val="00C9704C"/>
    <w:rsid w:val="00CB1BA8"/>
    <w:rsid w:val="00CB247F"/>
    <w:rsid w:val="00CB385C"/>
    <w:rsid w:val="00CB6EA1"/>
    <w:rsid w:val="00CC0C1F"/>
    <w:rsid w:val="00CC0EB1"/>
    <w:rsid w:val="00CC46D0"/>
    <w:rsid w:val="00CC6575"/>
    <w:rsid w:val="00CC75C0"/>
    <w:rsid w:val="00CD113E"/>
    <w:rsid w:val="00CD626E"/>
    <w:rsid w:val="00CD71E8"/>
    <w:rsid w:val="00CD73E0"/>
    <w:rsid w:val="00CD7EDE"/>
    <w:rsid w:val="00CE0028"/>
    <w:rsid w:val="00CE1441"/>
    <w:rsid w:val="00CE1B2F"/>
    <w:rsid w:val="00CE1C1B"/>
    <w:rsid w:val="00CE38C2"/>
    <w:rsid w:val="00CE41CD"/>
    <w:rsid w:val="00CE469C"/>
    <w:rsid w:val="00CE510C"/>
    <w:rsid w:val="00CE6CC6"/>
    <w:rsid w:val="00CE7FA6"/>
    <w:rsid w:val="00CF0131"/>
    <w:rsid w:val="00CF0662"/>
    <w:rsid w:val="00CF15A7"/>
    <w:rsid w:val="00CF1C43"/>
    <w:rsid w:val="00CF3327"/>
    <w:rsid w:val="00D01C31"/>
    <w:rsid w:val="00D02C55"/>
    <w:rsid w:val="00D02D4A"/>
    <w:rsid w:val="00D038B8"/>
    <w:rsid w:val="00D03CE4"/>
    <w:rsid w:val="00D0723D"/>
    <w:rsid w:val="00D1023A"/>
    <w:rsid w:val="00D159AC"/>
    <w:rsid w:val="00D21426"/>
    <w:rsid w:val="00D25D76"/>
    <w:rsid w:val="00D27F9E"/>
    <w:rsid w:val="00D30D94"/>
    <w:rsid w:val="00D32D33"/>
    <w:rsid w:val="00D350F9"/>
    <w:rsid w:val="00D36076"/>
    <w:rsid w:val="00D42F5E"/>
    <w:rsid w:val="00D448A7"/>
    <w:rsid w:val="00D61129"/>
    <w:rsid w:val="00D67449"/>
    <w:rsid w:val="00D675F6"/>
    <w:rsid w:val="00D67652"/>
    <w:rsid w:val="00D71780"/>
    <w:rsid w:val="00D71FD2"/>
    <w:rsid w:val="00D7404F"/>
    <w:rsid w:val="00D74268"/>
    <w:rsid w:val="00D75C67"/>
    <w:rsid w:val="00D7690B"/>
    <w:rsid w:val="00D82D5C"/>
    <w:rsid w:val="00D8464F"/>
    <w:rsid w:val="00D9028E"/>
    <w:rsid w:val="00D90985"/>
    <w:rsid w:val="00D94208"/>
    <w:rsid w:val="00D94441"/>
    <w:rsid w:val="00D94635"/>
    <w:rsid w:val="00DA0867"/>
    <w:rsid w:val="00DA0CB3"/>
    <w:rsid w:val="00DB06A1"/>
    <w:rsid w:val="00DB27D9"/>
    <w:rsid w:val="00DB61BA"/>
    <w:rsid w:val="00DC13C6"/>
    <w:rsid w:val="00DC16B9"/>
    <w:rsid w:val="00DC2849"/>
    <w:rsid w:val="00DC2919"/>
    <w:rsid w:val="00DC35C7"/>
    <w:rsid w:val="00DC5E7D"/>
    <w:rsid w:val="00DD1E1B"/>
    <w:rsid w:val="00DD3A94"/>
    <w:rsid w:val="00DD4322"/>
    <w:rsid w:val="00DD57D0"/>
    <w:rsid w:val="00DE70B7"/>
    <w:rsid w:val="00DF2470"/>
    <w:rsid w:val="00DF300E"/>
    <w:rsid w:val="00E009FC"/>
    <w:rsid w:val="00E00DBE"/>
    <w:rsid w:val="00E028E3"/>
    <w:rsid w:val="00E05E16"/>
    <w:rsid w:val="00E110CF"/>
    <w:rsid w:val="00E1150A"/>
    <w:rsid w:val="00E115B8"/>
    <w:rsid w:val="00E12110"/>
    <w:rsid w:val="00E20488"/>
    <w:rsid w:val="00E22C80"/>
    <w:rsid w:val="00E22D30"/>
    <w:rsid w:val="00E25899"/>
    <w:rsid w:val="00E350EC"/>
    <w:rsid w:val="00E36F92"/>
    <w:rsid w:val="00E411AA"/>
    <w:rsid w:val="00E43AC6"/>
    <w:rsid w:val="00E4403C"/>
    <w:rsid w:val="00E47296"/>
    <w:rsid w:val="00E56414"/>
    <w:rsid w:val="00E56955"/>
    <w:rsid w:val="00E57A56"/>
    <w:rsid w:val="00E65366"/>
    <w:rsid w:val="00E668E4"/>
    <w:rsid w:val="00E725C1"/>
    <w:rsid w:val="00E73ABF"/>
    <w:rsid w:val="00E74502"/>
    <w:rsid w:val="00E7596B"/>
    <w:rsid w:val="00E764AA"/>
    <w:rsid w:val="00E808BE"/>
    <w:rsid w:val="00E814EA"/>
    <w:rsid w:val="00E81970"/>
    <w:rsid w:val="00E830F8"/>
    <w:rsid w:val="00E851D9"/>
    <w:rsid w:val="00E91D03"/>
    <w:rsid w:val="00E925FA"/>
    <w:rsid w:val="00E92E36"/>
    <w:rsid w:val="00EA6A43"/>
    <w:rsid w:val="00EC05ED"/>
    <w:rsid w:val="00EC3401"/>
    <w:rsid w:val="00EC35F2"/>
    <w:rsid w:val="00EC4B36"/>
    <w:rsid w:val="00EC5708"/>
    <w:rsid w:val="00ED1EB8"/>
    <w:rsid w:val="00ED7E52"/>
    <w:rsid w:val="00EE504A"/>
    <w:rsid w:val="00EE5065"/>
    <w:rsid w:val="00EF3D83"/>
    <w:rsid w:val="00EF617D"/>
    <w:rsid w:val="00EF6832"/>
    <w:rsid w:val="00F00017"/>
    <w:rsid w:val="00F00946"/>
    <w:rsid w:val="00F02F5B"/>
    <w:rsid w:val="00F0339C"/>
    <w:rsid w:val="00F036A4"/>
    <w:rsid w:val="00F10227"/>
    <w:rsid w:val="00F11A49"/>
    <w:rsid w:val="00F135C6"/>
    <w:rsid w:val="00F13CFF"/>
    <w:rsid w:val="00F143DF"/>
    <w:rsid w:val="00F14E4E"/>
    <w:rsid w:val="00F17093"/>
    <w:rsid w:val="00F179CF"/>
    <w:rsid w:val="00F21CD8"/>
    <w:rsid w:val="00F21DBF"/>
    <w:rsid w:val="00F236F1"/>
    <w:rsid w:val="00F274C1"/>
    <w:rsid w:val="00F3320E"/>
    <w:rsid w:val="00F33F24"/>
    <w:rsid w:val="00F34E8A"/>
    <w:rsid w:val="00F35DC6"/>
    <w:rsid w:val="00F40569"/>
    <w:rsid w:val="00F42A84"/>
    <w:rsid w:val="00F46D1D"/>
    <w:rsid w:val="00F524B5"/>
    <w:rsid w:val="00F52D43"/>
    <w:rsid w:val="00F53132"/>
    <w:rsid w:val="00F54768"/>
    <w:rsid w:val="00F55F9A"/>
    <w:rsid w:val="00F56888"/>
    <w:rsid w:val="00F60EA4"/>
    <w:rsid w:val="00F708AA"/>
    <w:rsid w:val="00F718E8"/>
    <w:rsid w:val="00F73F57"/>
    <w:rsid w:val="00F74F46"/>
    <w:rsid w:val="00F77B8B"/>
    <w:rsid w:val="00F8348B"/>
    <w:rsid w:val="00F86E99"/>
    <w:rsid w:val="00F920CF"/>
    <w:rsid w:val="00F94F5C"/>
    <w:rsid w:val="00FA0DAD"/>
    <w:rsid w:val="00FA0DE9"/>
    <w:rsid w:val="00FA114F"/>
    <w:rsid w:val="00FA2AB5"/>
    <w:rsid w:val="00FA2F9D"/>
    <w:rsid w:val="00FA45C3"/>
    <w:rsid w:val="00FA5FC7"/>
    <w:rsid w:val="00FB0917"/>
    <w:rsid w:val="00FB1E44"/>
    <w:rsid w:val="00FB5AEE"/>
    <w:rsid w:val="00FB69C1"/>
    <w:rsid w:val="00FC0140"/>
    <w:rsid w:val="00FC2EB8"/>
    <w:rsid w:val="00FC3A41"/>
    <w:rsid w:val="00FC7116"/>
    <w:rsid w:val="00FD245C"/>
    <w:rsid w:val="00FD52C3"/>
    <w:rsid w:val="00FD5CFA"/>
    <w:rsid w:val="00FD7DB6"/>
    <w:rsid w:val="00FD7DEE"/>
    <w:rsid w:val="00FE00EC"/>
    <w:rsid w:val="00FE0B2B"/>
    <w:rsid w:val="00FE6DDE"/>
    <w:rsid w:val="00FE7A03"/>
    <w:rsid w:val="00FF0EDE"/>
    <w:rsid w:val="00FF1C11"/>
    <w:rsid w:val="00FF2092"/>
    <w:rsid w:val="00FF5837"/>
    <w:rsid w:val="00FF762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4DDC9"/>
  <w15:chartTrackingRefBased/>
  <w15:docId w15:val="{966A9DB8-42E9-462F-8079-2CA7E9378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236F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F236F1"/>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F236F1"/>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unhideWhenUsed/>
    <w:qFormat/>
    <w:rsid w:val="00F236F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236F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236F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236F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236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F236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C585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5C5857"/>
    <w:rPr>
      <w:rFonts w:eastAsiaTheme="minorEastAsia"/>
      <w:szCs w:val="22"/>
      <w:lang w:bidi="ar-SA"/>
    </w:rPr>
  </w:style>
  <w:style w:type="paragraph" w:styleId="Header">
    <w:name w:val="header"/>
    <w:basedOn w:val="Normal"/>
    <w:link w:val="HeaderChar"/>
    <w:uiPriority w:val="99"/>
    <w:unhideWhenUsed/>
    <w:rsid w:val="005C5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857"/>
    <w:rPr>
      <w:rFonts w:cs="Mangal"/>
    </w:rPr>
  </w:style>
  <w:style w:type="paragraph" w:styleId="Footer">
    <w:name w:val="footer"/>
    <w:basedOn w:val="Normal"/>
    <w:link w:val="FooterChar"/>
    <w:uiPriority w:val="99"/>
    <w:unhideWhenUsed/>
    <w:rsid w:val="005C5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857"/>
    <w:rPr>
      <w:rFonts w:cs="Mangal"/>
    </w:rPr>
  </w:style>
  <w:style w:type="character" w:customStyle="1" w:styleId="Heading1Char">
    <w:name w:val="Heading 1 Char"/>
    <w:basedOn w:val="DefaultParagraphFont"/>
    <w:link w:val="Heading1"/>
    <w:uiPriority w:val="9"/>
    <w:rsid w:val="00F236F1"/>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F236F1"/>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F236F1"/>
    <w:rPr>
      <w:rFonts w:asciiTheme="majorHAnsi" w:eastAsiaTheme="majorEastAsia" w:hAnsiTheme="majorHAnsi" w:cstheme="majorBidi"/>
      <w:color w:val="1F4D78" w:themeColor="accent1" w:themeShade="7F"/>
      <w:sz w:val="24"/>
      <w:szCs w:val="21"/>
    </w:rPr>
  </w:style>
  <w:style w:type="character" w:customStyle="1" w:styleId="Heading4Char">
    <w:name w:val="Heading 4 Char"/>
    <w:basedOn w:val="DefaultParagraphFont"/>
    <w:link w:val="Heading4"/>
    <w:uiPriority w:val="9"/>
    <w:rsid w:val="00F236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236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F236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236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236F1"/>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F236F1"/>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9312E5"/>
    <w:pPr>
      <w:numPr>
        <w:numId w:val="0"/>
      </w:numPr>
      <w:outlineLvl w:val="9"/>
    </w:pPr>
    <w:rPr>
      <w:szCs w:val="32"/>
      <w:lang w:bidi="ar-SA"/>
    </w:rPr>
  </w:style>
  <w:style w:type="paragraph" w:styleId="ListParagraph">
    <w:name w:val="List Paragraph"/>
    <w:basedOn w:val="Normal"/>
    <w:uiPriority w:val="34"/>
    <w:qFormat/>
    <w:rsid w:val="00861A49"/>
    <w:pPr>
      <w:ind w:left="720"/>
      <w:contextualSpacing/>
    </w:pPr>
  </w:style>
  <w:style w:type="paragraph" w:styleId="TOC1">
    <w:name w:val="toc 1"/>
    <w:basedOn w:val="Normal"/>
    <w:next w:val="Normal"/>
    <w:autoRedefine/>
    <w:uiPriority w:val="39"/>
    <w:unhideWhenUsed/>
    <w:rsid w:val="00651584"/>
    <w:pPr>
      <w:spacing w:after="100"/>
    </w:pPr>
  </w:style>
  <w:style w:type="paragraph" w:styleId="TOC2">
    <w:name w:val="toc 2"/>
    <w:basedOn w:val="Normal"/>
    <w:next w:val="Normal"/>
    <w:autoRedefine/>
    <w:uiPriority w:val="39"/>
    <w:unhideWhenUsed/>
    <w:rsid w:val="00651584"/>
    <w:pPr>
      <w:spacing w:after="100"/>
      <w:ind w:left="220"/>
    </w:pPr>
  </w:style>
  <w:style w:type="paragraph" w:styleId="TOC3">
    <w:name w:val="toc 3"/>
    <w:basedOn w:val="Normal"/>
    <w:next w:val="Normal"/>
    <w:autoRedefine/>
    <w:uiPriority w:val="39"/>
    <w:unhideWhenUsed/>
    <w:rsid w:val="00651584"/>
    <w:pPr>
      <w:spacing w:after="100"/>
      <w:ind w:left="440"/>
    </w:pPr>
  </w:style>
  <w:style w:type="character" w:styleId="Hyperlink">
    <w:name w:val="Hyperlink"/>
    <w:basedOn w:val="DefaultParagraphFont"/>
    <w:uiPriority w:val="99"/>
    <w:unhideWhenUsed/>
    <w:rsid w:val="00651584"/>
    <w:rPr>
      <w:color w:val="0563C1" w:themeColor="hyperlink"/>
      <w:u w:val="single"/>
    </w:rPr>
  </w:style>
  <w:style w:type="paragraph" w:styleId="NormalWeb">
    <w:name w:val="Normal (Web)"/>
    <w:basedOn w:val="Normal"/>
    <w:uiPriority w:val="99"/>
    <w:semiHidden/>
    <w:unhideWhenUsed/>
    <w:rsid w:val="00A2184E"/>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CD7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5959">
      <w:bodyDiv w:val="1"/>
      <w:marLeft w:val="0"/>
      <w:marRight w:val="0"/>
      <w:marTop w:val="0"/>
      <w:marBottom w:val="0"/>
      <w:divBdr>
        <w:top w:val="none" w:sz="0" w:space="0" w:color="auto"/>
        <w:left w:val="none" w:sz="0" w:space="0" w:color="auto"/>
        <w:bottom w:val="none" w:sz="0" w:space="0" w:color="auto"/>
        <w:right w:val="none" w:sz="0" w:space="0" w:color="auto"/>
      </w:divBdr>
    </w:div>
    <w:div w:id="121653543">
      <w:bodyDiv w:val="1"/>
      <w:marLeft w:val="0"/>
      <w:marRight w:val="0"/>
      <w:marTop w:val="0"/>
      <w:marBottom w:val="0"/>
      <w:divBdr>
        <w:top w:val="none" w:sz="0" w:space="0" w:color="auto"/>
        <w:left w:val="none" w:sz="0" w:space="0" w:color="auto"/>
        <w:bottom w:val="none" w:sz="0" w:space="0" w:color="auto"/>
        <w:right w:val="none" w:sz="0" w:space="0" w:color="auto"/>
      </w:divBdr>
    </w:div>
    <w:div w:id="679624600">
      <w:bodyDiv w:val="1"/>
      <w:marLeft w:val="0"/>
      <w:marRight w:val="0"/>
      <w:marTop w:val="0"/>
      <w:marBottom w:val="0"/>
      <w:divBdr>
        <w:top w:val="none" w:sz="0" w:space="0" w:color="auto"/>
        <w:left w:val="none" w:sz="0" w:space="0" w:color="auto"/>
        <w:bottom w:val="none" w:sz="0" w:space="0" w:color="auto"/>
        <w:right w:val="none" w:sz="0" w:space="0" w:color="auto"/>
      </w:divBdr>
    </w:div>
    <w:div w:id="774909182">
      <w:bodyDiv w:val="1"/>
      <w:marLeft w:val="0"/>
      <w:marRight w:val="0"/>
      <w:marTop w:val="0"/>
      <w:marBottom w:val="0"/>
      <w:divBdr>
        <w:top w:val="none" w:sz="0" w:space="0" w:color="auto"/>
        <w:left w:val="none" w:sz="0" w:space="0" w:color="auto"/>
        <w:bottom w:val="none" w:sz="0" w:space="0" w:color="auto"/>
        <w:right w:val="none" w:sz="0" w:space="0" w:color="auto"/>
      </w:divBdr>
    </w:div>
    <w:div w:id="991255915">
      <w:bodyDiv w:val="1"/>
      <w:marLeft w:val="0"/>
      <w:marRight w:val="0"/>
      <w:marTop w:val="0"/>
      <w:marBottom w:val="0"/>
      <w:divBdr>
        <w:top w:val="none" w:sz="0" w:space="0" w:color="auto"/>
        <w:left w:val="none" w:sz="0" w:space="0" w:color="auto"/>
        <w:bottom w:val="none" w:sz="0" w:space="0" w:color="auto"/>
        <w:right w:val="none" w:sz="0" w:space="0" w:color="auto"/>
      </w:divBdr>
    </w:div>
    <w:div w:id="1084227929">
      <w:bodyDiv w:val="1"/>
      <w:marLeft w:val="0"/>
      <w:marRight w:val="0"/>
      <w:marTop w:val="0"/>
      <w:marBottom w:val="0"/>
      <w:divBdr>
        <w:top w:val="none" w:sz="0" w:space="0" w:color="auto"/>
        <w:left w:val="none" w:sz="0" w:space="0" w:color="auto"/>
        <w:bottom w:val="none" w:sz="0" w:space="0" w:color="auto"/>
        <w:right w:val="none" w:sz="0" w:space="0" w:color="auto"/>
      </w:divBdr>
    </w:div>
    <w:div w:id="1411271478">
      <w:bodyDiv w:val="1"/>
      <w:marLeft w:val="0"/>
      <w:marRight w:val="0"/>
      <w:marTop w:val="0"/>
      <w:marBottom w:val="0"/>
      <w:divBdr>
        <w:top w:val="none" w:sz="0" w:space="0" w:color="auto"/>
        <w:left w:val="none" w:sz="0" w:space="0" w:color="auto"/>
        <w:bottom w:val="none" w:sz="0" w:space="0" w:color="auto"/>
        <w:right w:val="none" w:sz="0" w:space="0" w:color="auto"/>
      </w:divBdr>
    </w:div>
    <w:div w:id="1807580327">
      <w:bodyDiv w:val="1"/>
      <w:marLeft w:val="0"/>
      <w:marRight w:val="0"/>
      <w:marTop w:val="0"/>
      <w:marBottom w:val="0"/>
      <w:divBdr>
        <w:top w:val="none" w:sz="0" w:space="0" w:color="auto"/>
        <w:left w:val="none" w:sz="0" w:space="0" w:color="auto"/>
        <w:bottom w:val="none" w:sz="0" w:space="0" w:color="auto"/>
        <w:right w:val="none" w:sz="0" w:space="0" w:color="auto"/>
      </w:divBdr>
    </w:div>
    <w:div w:id="2061435972">
      <w:bodyDiv w:val="1"/>
      <w:marLeft w:val="0"/>
      <w:marRight w:val="0"/>
      <w:marTop w:val="0"/>
      <w:marBottom w:val="0"/>
      <w:divBdr>
        <w:top w:val="none" w:sz="0" w:space="0" w:color="auto"/>
        <w:left w:val="none" w:sz="0" w:space="0" w:color="auto"/>
        <w:bottom w:val="none" w:sz="0" w:space="0" w:color="auto"/>
        <w:right w:val="none" w:sz="0" w:space="0" w:color="auto"/>
      </w:divBdr>
      <w:divsChild>
        <w:div w:id="1032655604">
          <w:marLeft w:val="225"/>
          <w:marRight w:val="0"/>
          <w:marTop w:val="0"/>
          <w:marBottom w:val="0"/>
          <w:divBdr>
            <w:top w:val="single" w:sz="6" w:space="9" w:color="BBBBBB"/>
            <w:left w:val="single" w:sz="6" w:space="9" w:color="BBBBBB"/>
            <w:bottom w:val="single" w:sz="6" w:space="9" w:color="BBBBBB"/>
            <w:right w:val="single" w:sz="6" w:space="9" w:color="BBBBBB"/>
          </w:divBdr>
          <w:divsChild>
            <w:div w:id="996835268">
              <w:marLeft w:val="0"/>
              <w:marRight w:val="0"/>
              <w:marTop w:val="0"/>
              <w:marBottom w:val="0"/>
              <w:divBdr>
                <w:top w:val="none" w:sz="0" w:space="0" w:color="auto"/>
                <w:left w:val="none" w:sz="0" w:space="0" w:color="auto"/>
                <w:bottom w:val="none" w:sz="0" w:space="0" w:color="auto"/>
                <w:right w:val="none" w:sz="0" w:space="0" w:color="auto"/>
              </w:divBdr>
              <w:divsChild>
                <w:div w:id="17188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umentation.devexpress.com/WindowsForms/114637/Controls-and-Libraries/Data-Grid/Views/Banded-Grid-Views" TargetMode="External"/><Relationship Id="rId21" Type="http://schemas.openxmlformats.org/officeDocument/2006/relationships/image" Target="media/image14.png"/><Relationship Id="rId34" Type="http://schemas.openxmlformats.org/officeDocument/2006/relationships/hyperlink" Target="https://documentation.devexpress.com/WindowsForms/117616/Controls-and-Libraries/Data-Grid/Views/Tile-View/Kanban-Board" TargetMode="External"/><Relationship Id="rId42" Type="http://schemas.openxmlformats.org/officeDocument/2006/relationships/hyperlink" Target="https://documentation.devexpress.com/WindowsForms/2079/Controls-and-Libraries/Printing-Exporting"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umentation.devexpress.com/WindowsForms/559/Controls-and-Libraries/Data-Grid/Visual-Elements/Banded-Grid-View-Elements/Band"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umentation.devexpress.com/WindowsForms/114759/Controls-and-Libraries/Data-Grid/Views/WinExplorer-View"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umentation.devexpress.com/WindowsForms/559/Controls-and-Libraries/Data-Grid/Visual-Elements/Banded-Grid-View-Elements/Band" TargetMode="External"/><Relationship Id="rId30" Type="http://schemas.openxmlformats.org/officeDocument/2006/relationships/hyperlink" Target="https://documentation.devexpress.com/WindowsForms/5787/Controls-and-Libraries/Data-Grid/Views/Card-and-Layout-Views/Layout-View" TargetMode="External"/><Relationship Id="rId35" Type="http://schemas.openxmlformats.org/officeDocument/2006/relationships/image" Target="media/image18.png"/><Relationship Id="rId43" Type="http://schemas.openxmlformats.org/officeDocument/2006/relationships/hyperlink" Target="https://documentation.devexpress.com/WindowsForms/DevExpress.XtraGrid.Views.Base.BaseView.Appearance.property"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umentation.devexpress.com/WindowsForms/3464/Controls-and-Libraries/Data-Grid/Views/Grid-View" TargetMode="External"/><Relationship Id="rId33" Type="http://schemas.openxmlformats.org/officeDocument/2006/relationships/hyperlink" Target="https://documentation.devexpress.com/WindowsForms/114728/Controls-and-Libraries/Data-Grid/Views/Tile-View" TargetMode="External"/><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umentation.devexpress.com/WindowsForms/114637/Controls-and-Libraries/Data-Grid/Views/Banded-Grid-Views"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yperlink" Target="https://documentation.devexpress.com/WindowsForms/114638/Controls-and-Libraries/Data-Grid/Views/Card-and-Layout-Views"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BFDAECF856A47DFAF1D08BC549E69BD"/>
        <w:category>
          <w:name w:val="General"/>
          <w:gallery w:val="placeholder"/>
        </w:category>
        <w:types>
          <w:type w:val="bbPlcHdr"/>
        </w:types>
        <w:behaviors>
          <w:behavior w:val="content"/>
        </w:behaviors>
        <w:guid w:val="{E1FA75CB-B8EC-473C-A473-3D37ADF2DDDC}"/>
      </w:docPartPr>
      <w:docPartBody>
        <w:p w:rsidR="00F708F1" w:rsidRDefault="00C940C6" w:rsidP="00C940C6">
          <w:pPr>
            <w:pStyle w:val="CBFDAECF856A47DFAF1D08BC549E69B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0C6"/>
    <w:rsid w:val="0002604C"/>
    <w:rsid w:val="003179AD"/>
    <w:rsid w:val="004520C6"/>
    <w:rsid w:val="005254B4"/>
    <w:rsid w:val="00534F46"/>
    <w:rsid w:val="00686438"/>
    <w:rsid w:val="00810598"/>
    <w:rsid w:val="00856837"/>
    <w:rsid w:val="0098046F"/>
    <w:rsid w:val="00AD064B"/>
    <w:rsid w:val="00C940C6"/>
    <w:rsid w:val="00F70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AA36B99A07474CB61BDB007F8479EA">
    <w:name w:val="9BAA36B99A07474CB61BDB007F8479EA"/>
    <w:rsid w:val="00C940C6"/>
  </w:style>
  <w:style w:type="paragraph" w:customStyle="1" w:styleId="CBFDAECF856A47DFAF1D08BC549E69BD">
    <w:name w:val="CBFDAECF856A47DFAF1D08BC549E69BD"/>
    <w:rsid w:val="00C940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a beta systems company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30</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OTTOPro</vt:lpstr>
    </vt:vector>
  </TitlesOfParts>
  <Company>softwaretogo</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OTTOPro</dc:title>
  <dc:subject>Technical documentation</dc:subject>
  <dc:creator>Categis Software Pvt. Ltd. www.softwaretogo.de</dc:creator>
  <cp:keywords/>
  <dc:description/>
  <cp:lastModifiedBy>Narendar Reddy</cp:lastModifiedBy>
  <cp:revision>1571</cp:revision>
  <dcterms:created xsi:type="dcterms:W3CDTF">2020-04-08T04:11:00Z</dcterms:created>
  <dcterms:modified xsi:type="dcterms:W3CDTF">2020-04-22T08:57:00Z</dcterms:modified>
</cp:coreProperties>
</file>
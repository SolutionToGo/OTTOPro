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w:hAnsi="Segoe UI" w:cs="Segoe UI"/>
        </w:rPr>
        <w:id w:val="-1938830746"/>
        <w:docPartObj>
          <w:docPartGallery w:val="Cover Pages"/>
          <w:docPartUnique/>
        </w:docPartObj>
      </w:sdtPr>
      <w:sdtEndPr/>
      <w:sdtContent>
        <w:p w14:paraId="7C5DF644" w14:textId="77777777" w:rsidR="005C5857" w:rsidRPr="006A1BDC" w:rsidRDefault="0005306E">
          <w:pPr>
            <w:rPr>
              <w:rFonts w:ascii="Segoe UI" w:hAnsi="Segoe UI" w:cs="Segoe UI"/>
            </w:rPr>
          </w:pPr>
          <w:r>
            <w:rPr>
              <w:rFonts w:ascii="Segoe UI" w:hAnsi="Segoe UI" w:cs="Segoe UI"/>
              <w:noProof/>
              <w:lang w:bidi="ar-SA"/>
            </w:rPr>
            <w:pict w14:anchorId="1A3EE729">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DD7F07E" w14:textId="77777777" w:rsidR="0059544B" w:rsidRDefault="0059544B">
                            <w:pPr>
                              <w:pStyle w:val="NoSpacing"/>
                              <w:rPr>
                                <w:color w:val="FFFFFF" w:themeColor="background1"/>
                                <w:sz w:val="32"/>
                                <w:szCs w:val="32"/>
                              </w:rPr>
                            </w:pPr>
                            <w:r>
                              <w:rPr>
                                <w:color w:val="FFFFFF" w:themeColor="background1"/>
                                <w:sz w:val="32"/>
                                <w:szCs w:val="32"/>
                                <w:lang w:val="en-GB"/>
                              </w:rPr>
                              <w:t>Categis Software Pvt. Ltd. www.softwaretogo.de</w:t>
                            </w:r>
                          </w:p>
                        </w:sdtContent>
                      </w:sdt>
                      <w:p w14:paraId="3031C0FB" w14:textId="77777777" w:rsidR="0059544B" w:rsidRDefault="0005306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59544B">
                              <w:rPr>
                                <w:caps/>
                                <w:color w:val="FFFFFF" w:themeColor="background1"/>
                              </w:rPr>
                              <w:t>softwaretogo</w:t>
                            </w:r>
                          </w:sdtContent>
                        </w:sdt>
                        <w:r w:rsidR="0059544B">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59544B">
                              <w:rPr>
                                <w:caps/>
                                <w:color w:val="FFFFFF" w:themeColor="background1"/>
                              </w:rPr>
                              <w:t>a beta systems company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Bahnschrift SemiBold" w:eastAsiaTheme="majorEastAsia" w:hAnsi="Bahnschrift SemiBold"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9B185B" w14:textId="77777777" w:rsidR="0059544B" w:rsidRDefault="0059544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5C5857">
                              <w:rPr>
                                <w:rFonts w:ascii="Bahnschrift SemiBold" w:eastAsiaTheme="majorEastAsia" w:hAnsi="Bahnschrift SemiBold" w:cstheme="majorBidi"/>
                                <w:color w:val="595959" w:themeColor="text1" w:themeTint="A6"/>
                                <w:sz w:val="108"/>
                                <w:szCs w:val="108"/>
                              </w:rPr>
                              <w:t>OTTOPro</w:t>
                            </w:r>
                          </w:p>
                        </w:sdtContent>
                      </w:sdt>
                      <w:sdt>
                        <w:sdtPr>
                          <w:rPr>
                            <w:rFonts w:ascii="Bahnschrift" w:hAnsi="Bahnschrift"/>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1023A4C" w14:textId="77777777" w:rsidR="0059544B" w:rsidRDefault="0059544B">
                            <w:pPr>
                              <w:pStyle w:val="NoSpacing"/>
                              <w:spacing w:before="240"/>
                              <w:rPr>
                                <w:rFonts w:ascii="Bahnschrift" w:hAnsi="Bahnschrift"/>
                                <w:caps/>
                                <w:color w:val="44546A" w:themeColor="text2"/>
                                <w:sz w:val="36"/>
                                <w:szCs w:val="36"/>
                              </w:rPr>
                            </w:pPr>
                            <w:r>
                              <w:rPr>
                                <w:rFonts w:ascii="Bahnschrift" w:hAnsi="Bahnschrift"/>
                                <w:caps/>
                                <w:color w:val="44546A" w:themeColor="text2"/>
                                <w:sz w:val="36"/>
                                <w:szCs w:val="36"/>
                              </w:rPr>
                              <w:t xml:space="preserve">functional </w:t>
                            </w:r>
                            <w:r w:rsidRPr="005C5857">
                              <w:rPr>
                                <w:rFonts w:ascii="Bahnschrift" w:hAnsi="Bahnschrift"/>
                                <w:caps/>
                                <w:color w:val="44546A" w:themeColor="text2"/>
                                <w:sz w:val="36"/>
                                <w:szCs w:val="36"/>
                              </w:rPr>
                              <w:t>documentation</w:t>
                            </w:r>
                          </w:p>
                        </w:sdtContent>
                      </w:sdt>
                    </w:txbxContent>
                  </v:textbox>
                </v:shape>
                <w10:wrap anchorx="page" anchory="page"/>
              </v:group>
            </w:pict>
          </w:r>
        </w:p>
        <w:p w14:paraId="3BBD85D7" w14:textId="77777777" w:rsidR="00B04D77" w:rsidRDefault="00B04D77">
          <w:pPr>
            <w:rPr>
              <w:rFonts w:ascii="Segoe UI" w:hAnsi="Segoe UI" w:cs="Segoe UI"/>
            </w:rPr>
          </w:pPr>
        </w:p>
        <w:p w14:paraId="70C45BC0" w14:textId="77777777" w:rsidR="00B04D77" w:rsidRDefault="00B04D77">
          <w:pPr>
            <w:rPr>
              <w:rFonts w:ascii="Segoe UI" w:hAnsi="Segoe UI" w:cs="Segoe UI"/>
            </w:rPr>
          </w:pPr>
        </w:p>
        <w:p w14:paraId="3800BC01" w14:textId="77777777" w:rsidR="00B04D77" w:rsidRDefault="00B04D77">
          <w:pPr>
            <w:rPr>
              <w:rFonts w:ascii="Segoe UI" w:hAnsi="Segoe UI" w:cs="Segoe UI"/>
            </w:rPr>
          </w:pPr>
        </w:p>
        <w:p w14:paraId="0F393188" w14:textId="77777777" w:rsidR="00B04D77" w:rsidRDefault="00B04D77">
          <w:pPr>
            <w:rPr>
              <w:rFonts w:ascii="Segoe UI" w:hAnsi="Segoe UI" w:cs="Segoe UI"/>
            </w:rPr>
          </w:pPr>
        </w:p>
        <w:p w14:paraId="202DE69B" w14:textId="77777777" w:rsidR="009007F3" w:rsidRDefault="009007F3">
          <w:pPr>
            <w:rPr>
              <w:rFonts w:ascii="Segoe UI" w:hAnsi="Segoe UI" w:cs="Segoe UI"/>
            </w:rPr>
          </w:pPr>
        </w:p>
        <w:p w14:paraId="1BF484A1" w14:textId="77777777" w:rsidR="009007F3" w:rsidRDefault="009007F3">
          <w:pPr>
            <w:rPr>
              <w:rFonts w:ascii="Segoe UI" w:hAnsi="Segoe UI" w:cs="Segoe UI"/>
            </w:rPr>
          </w:pPr>
          <w:r>
            <w:rPr>
              <w:rFonts w:ascii="Segoe UI" w:hAnsi="Segoe UI" w:cs="Segoe UI"/>
            </w:rPr>
            <w:br w:type="page"/>
          </w:r>
        </w:p>
        <w:p w14:paraId="0E90D06F" w14:textId="77777777" w:rsidR="00B04D77" w:rsidRDefault="00D20BA7">
          <w:pPr>
            <w:rPr>
              <w:rFonts w:ascii="Segoe UI" w:hAnsi="Segoe UI" w:cs="Segoe UI"/>
            </w:rPr>
          </w:pPr>
          <w:r>
            <w:rPr>
              <w:rFonts w:ascii="Segoe UI" w:hAnsi="Segoe UI" w:cs="Segoe UI"/>
            </w:rPr>
            <w:lastRenderedPageBreak/>
            <w:t>Change Log:</w:t>
          </w:r>
        </w:p>
        <w:tbl>
          <w:tblPr>
            <w:tblStyle w:val="TableGrid"/>
            <w:tblW w:w="0" w:type="auto"/>
            <w:tblLook w:val="04A0" w:firstRow="1" w:lastRow="0" w:firstColumn="1" w:lastColumn="0" w:noHBand="0" w:noVBand="1"/>
          </w:tblPr>
          <w:tblGrid>
            <w:gridCol w:w="895"/>
            <w:gridCol w:w="2070"/>
            <w:gridCol w:w="4410"/>
            <w:gridCol w:w="1975"/>
          </w:tblGrid>
          <w:tr w:rsidR="00D20BA7" w14:paraId="4244011A" w14:textId="77777777" w:rsidTr="00325EE1">
            <w:tc>
              <w:tcPr>
                <w:tcW w:w="895" w:type="dxa"/>
              </w:tcPr>
              <w:p w14:paraId="6498F1C9" w14:textId="77777777" w:rsidR="00D20BA7" w:rsidRPr="00E81DF6" w:rsidRDefault="00D20BA7" w:rsidP="00325EE1">
                <w:pPr>
                  <w:rPr>
                    <w:rFonts w:ascii="Segoe UI" w:hAnsi="Segoe UI" w:cs="Segoe UI"/>
                    <w:b/>
                  </w:rPr>
                </w:pPr>
                <w:r w:rsidRPr="00E81DF6">
                  <w:rPr>
                    <w:rFonts w:ascii="Segoe UI" w:hAnsi="Segoe UI" w:cs="Segoe UI"/>
                    <w:b/>
                  </w:rPr>
                  <w:t>S. No.</w:t>
                </w:r>
              </w:p>
            </w:tc>
            <w:tc>
              <w:tcPr>
                <w:tcW w:w="2070" w:type="dxa"/>
              </w:tcPr>
              <w:p w14:paraId="5A80A673" w14:textId="77777777" w:rsidR="00D20BA7" w:rsidRPr="00E81DF6" w:rsidRDefault="00D20BA7" w:rsidP="00325EE1">
                <w:pPr>
                  <w:rPr>
                    <w:rFonts w:ascii="Segoe UI" w:hAnsi="Segoe UI" w:cs="Segoe UI"/>
                    <w:b/>
                  </w:rPr>
                </w:pPr>
                <w:r w:rsidRPr="00E81DF6">
                  <w:rPr>
                    <w:rFonts w:ascii="Segoe UI" w:hAnsi="Segoe UI" w:cs="Segoe UI"/>
                    <w:b/>
                  </w:rPr>
                  <w:t>Author</w:t>
                </w:r>
              </w:p>
            </w:tc>
            <w:tc>
              <w:tcPr>
                <w:tcW w:w="4410" w:type="dxa"/>
              </w:tcPr>
              <w:p w14:paraId="147E8257" w14:textId="77777777" w:rsidR="00D20BA7" w:rsidRPr="00E81DF6" w:rsidRDefault="00D20BA7" w:rsidP="00325EE1">
                <w:pPr>
                  <w:rPr>
                    <w:rFonts w:ascii="Segoe UI" w:hAnsi="Segoe UI" w:cs="Segoe UI"/>
                    <w:b/>
                  </w:rPr>
                </w:pPr>
                <w:r w:rsidRPr="00E81DF6">
                  <w:rPr>
                    <w:rFonts w:ascii="Segoe UI" w:hAnsi="Segoe UI" w:cs="Segoe UI"/>
                    <w:b/>
                  </w:rPr>
                  <w:t>Changes</w:t>
                </w:r>
              </w:p>
            </w:tc>
            <w:tc>
              <w:tcPr>
                <w:tcW w:w="1975" w:type="dxa"/>
              </w:tcPr>
              <w:p w14:paraId="545B010C" w14:textId="77777777" w:rsidR="00D20BA7" w:rsidRPr="00E81DF6" w:rsidRDefault="00D20BA7" w:rsidP="00325EE1">
                <w:pPr>
                  <w:rPr>
                    <w:rFonts w:ascii="Segoe UI" w:hAnsi="Segoe UI" w:cs="Segoe UI"/>
                    <w:b/>
                  </w:rPr>
                </w:pPr>
                <w:r w:rsidRPr="00E81DF6">
                  <w:rPr>
                    <w:rFonts w:ascii="Segoe UI" w:hAnsi="Segoe UI" w:cs="Segoe UI"/>
                    <w:b/>
                  </w:rPr>
                  <w:t>Date</w:t>
                </w:r>
              </w:p>
            </w:tc>
          </w:tr>
          <w:tr w:rsidR="00D20BA7" w14:paraId="5D270DEA" w14:textId="77777777" w:rsidTr="00325EE1">
            <w:tc>
              <w:tcPr>
                <w:tcW w:w="895" w:type="dxa"/>
              </w:tcPr>
              <w:p w14:paraId="45EB10D2" w14:textId="77777777" w:rsidR="00D20BA7" w:rsidRPr="00E81DF6" w:rsidRDefault="00D20BA7" w:rsidP="00325EE1">
                <w:pPr>
                  <w:rPr>
                    <w:rFonts w:ascii="Segoe UI" w:hAnsi="Segoe UI" w:cs="Segoe UI"/>
                  </w:rPr>
                </w:pPr>
                <w:r>
                  <w:rPr>
                    <w:rFonts w:ascii="Segoe UI" w:hAnsi="Segoe UI" w:cs="Segoe UI"/>
                  </w:rPr>
                  <w:t>1</w:t>
                </w:r>
              </w:p>
            </w:tc>
            <w:tc>
              <w:tcPr>
                <w:tcW w:w="2070" w:type="dxa"/>
              </w:tcPr>
              <w:p w14:paraId="65F121FA" w14:textId="77777777" w:rsidR="00D20BA7" w:rsidRPr="00E81DF6" w:rsidRDefault="00D20BA7" w:rsidP="00325EE1">
                <w:pPr>
                  <w:rPr>
                    <w:rFonts w:ascii="Segoe UI" w:hAnsi="Segoe UI" w:cs="Segoe UI"/>
                  </w:rPr>
                </w:pPr>
                <w:r>
                  <w:rPr>
                    <w:rFonts w:ascii="Segoe UI" w:hAnsi="Segoe UI" w:cs="Segoe UI"/>
                  </w:rPr>
                  <w:t>Narendar Reddy</w:t>
                </w:r>
              </w:p>
            </w:tc>
            <w:tc>
              <w:tcPr>
                <w:tcW w:w="4410" w:type="dxa"/>
              </w:tcPr>
              <w:p w14:paraId="6EB15DEB" w14:textId="77777777" w:rsidR="00D20BA7" w:rsidRPr="00E81DF6" w:rsidRDefault="00D20BA7" w:rsidP="00325EE1">
                <w:pPr>
                  <w:rPr>
                    <w:rFonts w:ascii="Segoe UI" w:hAnsi="Segoe UI" w:cs="Segoe UI"/>
                  </w:rPr>
                </w:pPr>
                <w:r>
                  <w:rPr>
                    <w:rFonts w:ascii="Segoe UI" w:hAnsi="Segoe UI" w:cs="Segoe UI"/>
                  </w:rPr>
                  <w:t>Initial Draft</w:t>
                </w:r>
              </w:p>
            </w:tc>
            <w:tc>
              <w:tcPr>
                <w:tcW w:w="1975" w:type="dxa"/>
              </w:tcPr>
              <w:p w14:paraId="256CE201" w14:textId="77777777" w:rsidR="00D20BA7" w:rsidRPr="00E81DF6" w:rsidRDefault="00D20BA7" w:rsidP="00325EE1">
                <w:pPr>
                  <w:rPr>
                    <w:rFonts w:ascii="Segoe UI" w:hAnsi="Segoe UI" w:cs="Segoe UI"/>
                  </w:rPr>
                </w:pPr>
                <w:r>
                  <w:rPr>
                    <w:rFonts w:ascii="Segoe UI" w:hAnsi="Segoe UI" w:cs="Segoe UI"/>
                  </w:rPr>
                  <w:t>17-Apr-20</w:t>
                </w:r>
              </w:p>
            </w:tc>
          </w:tr>
        </w:tbl>
        <w:p w14:paraId="3E4DA3C6" w14:textId="77777777" w:rsidR="00D20BA7" w:rsidRDefault="00D20BA7">
          <w:pPr>
            <w:rPr>
              <w:rFonts w:ascii="Segoe UI" w:hAnsi="Segoe UI" w:cs="Segoe UI"/>
            </w:rPr>
          </w:pPr>
        </w:p>
        <w:p w14:paraId="4390ADA2" w14:textId="77777777" w:rsidR="00B04D77" w:rsidRDefault="00B04D77">
          <w:pPr>
            <w:rPr>
              <w:rFonts w:ascii="Segoe UI" w:hAnsi="Segoe UI" w:cs="Segoe UI"/>
            </w:rPr>
          </w:pPr>
        </w:p>
        <w:p w14:paraId="2061FD5D" w14:textId="77777777" w:rsidR="00B04D77" w:rsidRDefault="00B04D77">
          <w:pPr>
            <w:rPr>
              <w:rFonts w:ascii="Segoe UI" w:hAnsi="Segoe UI" w:cs="Segoe UI"/>
            </w:rPr>
          </w:pPr>
        </w:p>
        <w:p w14:paraId="6A41A6A2" w14:textId="77777777" w:rsidR="00B04D77" w:rsidRDefault="00B04D77">
          <w:pPr>
            <w:rPr>
              <w:rFonts w:ascii="Segoe UI" w:hAnsi="Segoe UI" w:cs="Segoe UI"/>
            </w:rPr>
          </w:pPr>
        </w:p>
        <w:p w14:paraId="73A28A7C" w14:textId="77777777" w:rsidR="00B04D77" w:rsidRDefault="00B04D77">
          <w:pPr>
            <w:rPr>
              <w:rFonts w:ascii="Segoe UI" w:hAnsi="Segoe UI" w:cs="Segoe UI"/>
            </w:rPr>
          </w:pPr>
        </w:p>
        <w:p w14:paraId="3DA7BDFE" w14:textId="77777777" w:rsidR="00B04D77" w:rsidRDefault="00B04D77">
          <w:pPr>
            <w:rPr>
              <w:rFonts w:ascii="Segoe UI" w:hAnsi="Segoe UI" w:cs="Segoe UI"/>
            </w:rPr>
          </w:pPr>
        </w:p>
        <w:p w14:paraId="6730985B" w14:textId="77777777" w:rsidR="00B04D77" w:rsidRDefault="00B04D77">
          <w:pPr>
            <w:rPr>
              <w:rFonts w:ascii="Segoe UI" w:hAnsi="Segoe UI" w:cs="Segoe UI"/>
            </w:rPr>
          </w:pPr>
        </w:p>
        <w:p w14:paraId="4E51C827" w14:textId="77777777" w:rsidR="00B04D77" w:rsidRDefault="00B04D77">
          <w:pPr>
            <w:rPr>
              <w:rFonts w:ascii="Segoe UI" w:hAnsi="Segoe UI" w:cs="Segoe UI"/>
            </w:rPr>
          </w:pPr>
        </w:p>
        <w:p w14:paraId="32786BFE" w14:textId="77777777" w:rsidR="00B04D77" w:rsidRDefault="00B04D77">
          <w:pPr>
            <w:rPr>
              <w:rFonts w:ascii="Segoe UI" w:hAnsi="Segoe UI" w:cs="Segoe UI"/>
            </w:rPr>
          </w:pPr>
        </w:p>
        <w:p w14:paraId="50D3B15C" w14:textId="77777777" w:rsidR="00B04D77" w:rsidRDefault="00B04D77">
          <w:pPr>
            <w:rPr>
              <w:rFonts w:ascii="Segoe UI" w:hAnsi="Segoe UI" w:cs="Segoe UI"/>
            </w:rPr>
          </w:pPr>
        </w:p>
        <w:p w14:paraId="6447F834" w14:textId="77777777" w:rsidR="00B04D77" w:rsidRDefault="00B04D77">
          <w:pPr>
            <w:rPr>
              <w:rFonts w:ascii="Segoe UI" w:hAnsi="Segoe UI" w:cs="Segoe UI"/>
            </w:rPr>
          </w:pPr>
        </w:p>
        <w:p w14:paraId="3809BE4E" w14:textId="77777777" w:rsidR="00B04D77" w:rsidRDefault="00B04D77">
          <w:pPr>
            <w:rPr>
              <w:rFonts w:ascii="Segoe UI" w:hAnsi="Segoe UI" w:cs="Segoe UI"/>
            </w:rPr>
          </w:pPr>
        </w:p>
        <w:p w14:paraId="68D680E3" w14:textId="77777777" w:rsidR="00B04D77" w:rsidRDefault="00B04D77">
          <w:pPr>
            <w:rPr>
              <w:rFonts w:ascii="Segoe UI" w:hAnsi="Segoe UI" w:cs="Segoe UI"/>
            </w:rPr>
          </w:pPr>
        </w:p>
        <w:p w14:paraId="081B7A68" w14:textId="77777777" w:rsidR="00B04D77" w:rsidRDefault="00B04D77">
          <w:pPr>
            <w:rPr>
              <w:rFonts w:ascii="Segoe UI" w:hAnsi="Segoe UI" w:cs="Segoe UI"/>
            </w:rPr>
          </w:pPr>
        </w:p>
        <w:p w14:paraId="21339783" w14:textId="77777777" w:rsidR="00B04D77" w:rsidRDefault="00B04D77">
          <w:pPr>
            <w:rPr>
              <w:rFonts w:ascii="Segoe UI" w:hAnsi="Segoe UI" w:cs="Segoe UI"/>
            </w:rPr>
          </w:pPr>
        </w:p>
        <w:p w14:paraId="53484B1D" w14:textId="77777777" w:rsidR="00B04D77" w:rsidRDefault="00B04D77">
          <w:pPr>
            <w:rPr>
              <w:rFonts w:ascii="Segoe UI" w:hAnsi="Segoe UI" w:cs="Segoe UI"/>
            </w:rPr>
          </w:pPr>
        </w:p>
        <w:p w14:paraId="17767F2A" w14:textId="77777777" w:rsidR="00B04D77" w:rsidRDefault="00B04D77">
          <w:pPr>
            <w:rPr>
              <w:rFonts w:ascii="Segoe UI" w:hAnsi="Segoe UI" w:cs="Segoe UI"/>
            </w:rPr>
          </w:pPr>
        </w:p>
        <w:p w14:paraId="37F929C0" w14:textId="77777777" w:rsidR="00B04D77" w:rsidRDefault="00B04D77">
          <w:pPr>
            <w:rPr>
              <w:rFonts w:ascii="Segoe UI" w:hAnsi="Segoe UI" w:cs="Segoe UI"/>
            </w:rPr>
          </w:pPr>
        </w:p>
        <w:p w14:paraId="6CC38D21" w14:textId="77777777" w:rsidR="00D25511" w:rsidRDefault="00D25511">
          <w:pPr>
            <w:rPr>
              <w:rFonts w:ascii="Segoe UI" w:hAnsi="Segoe UI" w:cs="Segoe UI"/>
            </w:rPr>
          </w:pPr>
        </w:p>
        <w:p w14:paraId="250A17C9" w14:textId="77777777" w:rsidR="00D25511" w:rsidRDefault="00D25511">
          <w:pPr>
            <w:rPr>
              <w:rFonts w:ascii="Segoe UI" w:hAnsi="Segoe UI" w:cs="Segoe UI"/>
            </w:rPr>
          </w:pPr>
        </w:p>
        <w:p w14:paraId="0F3F49F9" w14:textId="77777777" w:rsidR="00D25511" w:rsidRDefault="00D25511">
          <w:pPr>
            <w:rPr>
              <w:rFonts w:ascii="Segoe UI" w:hAnsi="Segoe UI" w:cs="Segoe UI"/>
            </w:rPr>
          </w:pPr>
        </w:p>
        <w:p w14:paraId="0A0581AB" w14:textId="77777777" w:rsidR="00D25511" w:rsidRDefault="00D25511">
          <w:pPr>
            <w:rPr>
              <w:rFonts w:ascii="Segoe UI" w:hAnsi="Segoe UI" w:cs="Segoe UI"/>
            </w:rPr>
          </w:pPr>
        </w:p>
        <w:p w14:paraId="104C370B" w14:textId="77777777" w:rsidR="00B04D77" w:rsidRDefault="00B04D77">
          <w:pPr>
            <w:rPr>
              <w:rFonts w:ascii="Segoe UI" w:hAnsi="Segoe UI" w:cs="Segoe UI"/>
            </w:rPr>
          </w:pPr>
        </w:p>
        <w:p w14:paraId="56E86421" w14:textId="77777777" w:rsidR="00B04D77" w:rsidRDefault="00B04D77">
          <w:pPr>
            <w:rPr>
              <w:rFonts w:ascii="Segoe UI" w:hAnsi="Segoe UI" w:cs="Segoe UI"/>
            </w:rPr>
          </w:pPr>
        </w:p>
        <w:p w14:paraId="2C563C9A" w14:textId="77777777" w:rsidR="00B04D77" w:rsidRDefault="00B04D77">
          <w:pPr>
            <w:rPr>
              <w:rFonts w:ascii="Segoe UI" w:hAnsi="Segoe UI" w:cs="Segoe UI"/>
            </w:rPr>
          </w:pPr>
        </w:p>
        <w:sdt>
          <w:sdtPr>
            <w:rPr>
              <w:rFonts w:asciiTheme="minorHAnsi" w:eastAsiaTheme="minorHAnsi" w:hAnsiTheme="minorHAnsi" w:cs="Mangal"/>
              <w:color w:val="auto"/>
              <w:sz w:val="22"/>
              <w:szCs w:val="20"/>
              <w:lang w:bidi="hi-IN"/>
            </w:rPr>
            <w:id w:val="1287312877"/>
            <w:docPartObj>
              <w:docPartGallery w:val="Table of Contents"/>
              <w:docPartUnique/>
            </w:docPartObj>
          </w:sdtPr>
          <w:sdtEndPr>
            <w:rPr>
              <w:b/>
              <w:bCs/>
              <w:noProof/>
            </w:rPr>
          </w:sdtEndPr>
          <w:sdtContent>
            <w:p w14:paraId="035FA808" w14:textId="77777777" w:rsidR="00B92B0D" w:rsidRDefault="00B92B0D">
              <w:pPr>
                <w:pStyle w:val="TOCHeading"/>
              </w:pPr>
              <w:r>
                <w:t>Contents</w:t>
              </w:r>
            </w:p>
            <w:p w14:paraId="0D6B76B8" w14:textId="245427BD" w:rsidR="00653061" w:rsidRDefault="00D71843">
              <w:pPr>
                <w:pStyle w:val="TOC1"/>
                <w:tabs>
                  <w:tab w:val="left" w:pos="440"/>
                  <w:tab w:val="right" w:leader="dot" w:pos="9350"/>
                </w:tabs>
                <w:rPr>
                  <w:ins w:id="0" w:author="Narendar Reddy" w:date="2020-04-22T16:57:00Z"/>
                  <w:rFonts w:eastAsiaTheme="minorEastAsia" w:cstheme="minorBidi"/>
                  <w:noProof/>
                  <w:szCs w:val="22"/>
                  <w:lang w:bidi="ar-SA"/>
                </w:rPr>
              </w:pPr>
              <w:r>
                <w:fldChar w:fldCharType="begin"/>
              </w:r>
              <w:r w:rsidR="00B92B0D">
                <w:instrText xml:space="preserve"> TOC \o "1-3" \h \z \u </w:instrText>
              </w:r>
              <w:r>
                <w:fldChar w:fldCharType="separate"/>
              </w:r>
              <w:ins w:id="1" w:author="Narendar Reddy" w:date="2020-04-22T16:57:00Z">
                <w:r w:rsidR="00653061" w:rsidRPr="0049174D">
                  <w:rPr>
                    <w:rStyle w:val="Hyperlink"/>
                    <w:noProof/>
                  </w:rPr>
                  <w:fldChar w:fldCharType="begin"/>
                </w:r>
                <w:r w:rsidR="00653061" w:rsidRPr="0049174D">
                  <w:rPr>
                    <w:rStyle w:val="Hyperlink"/>
                    <w:noProof/>
                  </w:rPr>
                  <w:instrText xml:space="preserve"> </w:instrText>
                </w:r>
                <w:r w:rsidR="00653061">
                  <w:rPr>
                    <w:noProof/>
                  </w:rPr>
                  <w:instrText>HYPERLINK \l "_Toc38467080"</w:instrText>
                </w:r>
                <w:r w:rsidR="00653061" w:rsidRPr="0049174D">
                  <w:rPr>
                    <w:rStyle w:val="Hyperlink"/>
                    <w:noProof/>
                  </w:rPr>
                  <w:instrText xml:space="preserve"> </w:instrText>
                </w:r>
                <w:r w:rsidR="00653061" w:rsidRPr="0049174D">
                  <w:rPr>
                    <w:rStyle w:val="Hyperlink"/>
                    <w:noProof/>
                  </w:rPr>
                </w:r>
                <w:r w:rsidR="00653061" w:rsidRPr="0049174D">
                  <w:rPr>
                    <w:rStyle w:val="Hyperlink"/>
                    <w:noProof/>
                  </w:rPr>
                  <w:fldChar w:fldCharType="separate"/>
                </w:r>
                <w:r w:rsidR="00653061" w:rsidRPr="0049174D">
                  <w:rPr>
                    <w:rStyle w:val="Hyperlink"/>
                    <w:noProof/>
                  </w:rPr>
                  <w:t>1</w:t>
                </w:r>
                <w:r w:rsidR="00653061">
                  <w:rPr>
                    <w:rFonts w:eastAsiaTheme="minorEastAsia" w:cstheme="minorBidi"/>
                    <w:noProof/>
                    <w:szCs w:val="22"/>
                    <w:lang w:bidi="ar-SA"/>
                  </w:rPr>
                  <w:tab/>
                </w:r>
                <w:r w:rsidR="00653061" w:rsidRPr="0049174D">
                  <w:rPr>
                    <w:rStyle w:val="Hyperlink"/>
                    <w:noProof/>
                  </w:rPr>
                  <w:t>Overview</w:t>
                </w:r>
                <w:r w:rsidR="00653061">
                  <w:rPr>
                    <w:noProof/>
                    <w:webHidden/>
                  </w:rPr>
                  <w:tab/>
                </w:r>
                <w:r w:rsidR="00653061">
                  <w:rPr>
                    <w:noProof/>
                    <w:webHidden/>
                  </w:rPr>
                  <w:fldChar w:fldCharType="begin"/>
                </w:r>
                <w:r w:rsidR="00653061">
                  <w:rPr>
                    <w:noProof/>
                    <w:webHidden/>
                  </w:rPr>
                  <w:instrText xml:space="preserve"> PAGEREF _Toc38467080 \h </w:instrText>
                </w:r>
                <w:r w:rsidR="00653061">
                  <w:rPr>
                    <w:noProof/>
                    <w:webHidden/>
                  </w:rPr>
                </w:r>
              </w:ins>
              <w:r w:rsidR="00653061">
                <w:rPr>
                  <w:noProof/>
                  <w:webHidden/>
                </w:rPr>
                <w:fldChar w:fldCharType="separate"/>
              </w:r>
              <w:ins w:id="2" w:author="Narendar Reddy" w:date="2020-04-22T16:57:00Z">
                <w:r w:rsidR="00653061">
                  <w:rPr>
                    <w:noProof/>
                    <w:webHidden/>
                  </w:rPr>
                  <w:t>4</w:t>
                </w:r>
                <w:r w:rsidR="00653061">
                  <w:rPr>
                    <w:noProof/>
                    <w:webHidden/>
                  </w:rPr>
                  <w:fldChar w:fldCharType="end"/>
                </w:r>
                <w:r w:rsidR="00653061" w:rsidRPr="0049174D">
                  <w:rPr>
                    <w:rStyle w:val="Hyperlink"/>
                    <w:noProof/>
                  </w:rPr>
                  <w:fldChar w:fldCharType="end"/>
                </w:r>
              </w:ins>
            </w:p>
            <w:p w14:paraId="6EB63699" w14:textId="5405A5EA" w:rsidR="00653061" w:rsidRDefault="00653061">
              <w:pPr>
                <w:pStyle w:val="TOC2"/>
                <w:tabs>
                  <w:tab w:val="left" w:pos="880"/>
                  <w:tab w:val="right" w:leader="dot" w:pos="9350"/>
                </w:tabs>
                <w:rPr>
                  <w:ins w:id="3" w:author="Narendar Reddy" w:date="2020-04-22T16:57:00Z"/>
                  <w:rFonts w:eastAsiaTheme="minorEastAsia" w:cstheme="minorBidi"/>
                  <w:noProof/>
                  <w:szCs w:val="22"/>
                  <w:lang w:bidi="ar-SA"/>
                </w:rPr>
              </w:pPr>
              <w:ins w:id="4"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"_Toc38467081"</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1.1</w:t>
                </w:r>
                <w:r>
                  <w:rPr>
                    <w:rFonts w:eastAsiaTheme="minorEastAsia" w:cstheme="minorBidi"/>
                    <w:noProof/>
                    <w:szCs w:val="22"/>
                    <w:lang w:bidi="ar-SA"/>
                  </w:rPr>
                  <w:tab/>
                </w:r>
                <w:r w:rsidRPr="0049174D">
                  <w:rPr>
                    <w:rStyle w:val="Hyperlink"/>
                    <w:noProof/>
                  </w:rPr>
                  <w:t>Current System</w:t>
                </w:r>
                <w:r>
                  <w:rPr>
                    <w:noProof/>
                    <w:webHidden/>
                  </w:rPr>
                  <w:tab/>
                </w:r>
                <w:r>
                  <w:rPr>
                    <w:noProof/>
                    <w:webHidden/>
                  </w:rPr>
                  <w:fldChar w:fldCharType="begin"/>
                </w:r>
                <w:r>
                  <w:rPr>
                    <w:noProof/>
                    <w:webHidden/>
                  </w:rPr>
                  <w:instrText xml:space="preserve"> PAGEREF _Toc38467081 \h </w:instrText>
                </w:r>
                <w:r>
                  <w:rPr>
                    <w:noProof/>
                    <w:webHidden/>
                  </w:rPr>
                </w:r>
              </w:ins>
              <w:r>
                <w:rPr>
                  <w:noProof/>
                  <w:webHidden/>
                </w:rPr>
                <w:fldChar w:fldCharType="separate"/>
              </w:r>
              <w:ins w:id="5" w:author="Narendar Reddy" w:date="2020-04-22T16:57:00Z">
                <w:r>
                  <w:rPr>
                    <w:noProof/>
                    <w:webHidden/>
                  </w:rPr>
                  <w:t>4</w:t>
                </w:r>
                <w:r>
                  <w:rPr>
                    <w:noProof/>
                    <w:webHidden/>
                  </w:rPr>
                  <w:fldChar w:fldCharType="end"/>
                </w:r>
                <w:r w:rsidRPr="0049174D">
                  <w:rPr>
                    <w:rStyle w:val="Hyperlink"/>
                    <w:noProof/>
                  </w:rPr>
                  <w:fldChar w:fldCharType="end"/>
                </w:r>
              </w:ins>
            </w:p>
            <w:p w14:paraId="5F598FE7" w14:textId="58CFE536" w:rsidR="00653061" w:rsidRDefault="00653061">
              <w:pPr>
                <w:pStyle w:val="TOC2"/>
                <w:tabs>
                  <w:tab w:val="left" w:pos="880"/>
                  <w:tab w:val="right" w:leader="dot" w:pos="9350"/>
                </w:tabs>
                <w:rPr>
                  <w:ins w:id="6" w:author="Narendar Reddy" w:date="2020-04-22T16:57:00Z"/>
                  <w:rFonts w:eastAsiaTheme="minorEastAsia" w:cstheme="minorBidi"/>
                  <w:noProof/>
                  <w:szCs w:val="22"/>
                  <w:lang w:bidi="ar-SA"/>
                </w:rPr>
              </w:pPr>
              <w:ins w:id="7"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"_Toc38467082"</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1.2</w:t>
                </w:r>
                <w:r>
                  <w:rPr>
                    <w:rFonts w:eastAsiaTheme="minorEastAsia" w:cstheme="minorBidi"/>
                    <w:noProof/>
                    <w:szCs w:val="22"/>
                    <w:lang w:bidi="ar-SA"/>
                  </w:rPr>
                  <w:tab/>
                </w:r>
                <w:r w:rsidRPr="0049174D">
                  <w:rPr>
                    <w:rStyle w:val="Hyperlink"/>
                    <w:noProof/>
                  </w:rPr>
                  <w:t>Existing system</w:t>
                </w:r>
                <w:r>
                  <w:rPr>
                    <w:noProof/>
                    <w:webHidden/>
                  </w:rPr>
                  <w:tab/>
                </w:r>
                <w:r>
                  <w:rPr>
                    <w:noProof/>
                    <w:webHidden/>
                  </w:rPr>
                  <w:fldChar w:fldCharType="begin"/>
                </w:r>
                <w:r>
                  <w:rPr>
                    <w:noProof/>
                    <w:webHidden/>
                  </w:rPr>
                  <w:instrText xml:space="preserve"> PAGEREF _Toc38467082 \h </w:instrText>
                </w:r>
                <w:r>
                  <w:rPr>
                    <w:noProof/>
                    <w:webHidden/>
                  </w:rPr>
                </w:r>
              </w:ins>
              <w:r>
                <w:rPr>
                  <w:noProof/>
                  <w:webHidden/>
                </w:rPr>
                <w:fldChar w:fldCharType="separate"/>
              </w:r>
              <w:ins w:id="8" w:author="Narendar Reddy" w:date="2020-04-22T16:57:00Z">
                <w:r>
                  <w:rPr>
                    <w:noProof/>
                    <w:webHidden/>
                  </w:rPr>
                  <w:t>5</w:t>
                </w:r>
                <w:r>
                  <w:rPr>
                    <w:noProof/>
                    <w:webHidden/>
                  </w:rPr>
                  <w:fldChar w:fldCharType="end"/>
                </w:r>
                <w:r w:rsidRPr="0049174D">
                  <w:rPr>
                    <w:rStyle w:val="Hyperlink"/>
                    <w:noProof/>
                  </w:rPr>
                  <w:fldChar w:fldCharType="end"/>
                </w:r>
              </w:ins>
            </w:p>
            <w:p w14:paraId="09F288BB" w14:textId="6E26376C" w:rsidR="00653061" w:rsidRDefault="00653061">
              <w:pPr>
                <w:pStyle w:val="TOC1"/>
                <w:tabs>
                  <w:tab w:val="left" w:pos="440"/>
                  <w:tab w:val="right" w:leader="dot" w:pos="9350"/>
                </w:tabs>
                <w:rPr>
                  <w:ins w:id="9" w:author="Narendar Reddy" w:date="2020-04-22T16:57:00Z"/>
                  <w:rFonts w:eastAsiaTheme="minorEastAsia" w:cstheme="minorBidi"/>
                  <w:noProof/>
                  <w:szCs w:val="22"/>
                  <w:lang w:bidi="ar-SA"/>
                </w:rPr>
              </w:pPr>
              <w:ins w:id="10"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"_Toc38467084"</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w:t>
                </w:r>
                <w:r>
                  <w:rPr>
                    <w:rFonts w:eastAsiaTheme="minorEastAsia" w:cstheme="minorBidi"/>
                    <w:noProof/>
                    <w:szCs w:val="22"/>
                    <w:lang w:bidi="ar-SA"/>
                  </w:rPr>
                  <w:tab/>
                </w:r>
                <w:r w:rsidRPr="0049174D">
                  <w:rPr>
                    <w:rStyle w:val="Hyperlink"/>
                    <w:noProof/>
                  </w:rPr>
                  <w:t>Meta data</w:t>
                </w:r>
                <w:r>
                  <w:rPr>
                    <w:noProof/>
                    <w:webHidden/>
                  </w:rPr>
                  <w:tab/>
                </w:r>
                <w:r>
                  <w:rPr>
                    <w:noProof/>
                    <w:webHidden/>
                  </w:rPr>
                  <w:fldChar w:fldCharType="begin"/>
                </w:r>
                <w:r>
                  <w:rPr>
                    <w:noProof/>
                    <w:webHidden/>
                  </w:rPr>
                  <w:instrText xml:space="preserve"> PAGEREF _Toc38467084 \h </w:instrText>
                </w:r>
                <w:r>
                  <w:rPr>
                    <w:noProof/>
                    <w:webHidden/>
                  </w:rPr>
                </w:r>
              </w:ins>
              <w:r>
                <w:rPr>
                  <w:noProof/>
                  <w:webHidden/>
                </w:rPr>
                <w:fldChar w:fldCharType="separate"/>
              </w:r>
              <w:ins w:id="11" w:author="Narendar Reddy" w:date="2020-04-22T16:57:00Z">
                <w:r>
                  <w:rPr>
                    <w:noProof/>
                    <w:webHidden/>
                  </w:rPr>
                  <w:t>6</w:t>
                </w:r>
                <w:r>
                  <w:rPr>
                    <w:noProof/>
                    <w:webHidden/>
                  </w:rPr>
                  <w:fldChar w:fldCharType="end"/>
                </w:r>
                <w:r w:rsidRPr="0049174D">
                  <w:rPr>
                    <w:rStyle w:val="Hyperlink"/>
                    <w:noProof/>
                  </w:rPr>
                  <w:fldChar w:fldCharType="end"/>
                </w:r>
              </w:ins>
            </w:p>
            <w:p w14:paraId="3874326B" w14:textId="2B6047A2" w:rsidR="00653061" w:rsidRDefault="00653061">
              <w:pPr>
                <w:pStyle w:val="TOC2"/>
                <w:tabs>
                  <w:tab w:val="left" w:pos="880"/>
                  <w:tab w:val="right" w:leader="dot" w:pos="9350"/>
                </w:tabs>
                <w:rPr>
                  <w:ins w:id="12" w:author="Narendar Reddy" w:date="2020-04-22T16:57:00Z"/>
                  <w:rFonts w:eastAsiaTheme="minorEastAsia" w:cstheme="minorBidi"/>
                  <w:noProof/>
                  <w:szCs w:val="22"/>
                  <w:lang w:bidi="ar-SA"/>
                </w:rPr>
              </w:pPr>
              <w:ins w:id="13"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"_Toc38467085"</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2.1</w:t>
                </w:r>
                <w:r>
                  <w:rPr>
                    <w:rFonts w:eastAsiaTheme="minorEastAsia" w:cstheme="minorBidi"/>
                    <w:noProof/>
                    <w:szCs w:val="22"/>
                    <w:lang w:bidi="ar-SA"/>
                  </w:rPr>
                  <w:tab/>
                </w:r>
                <w:r w:rsidRPr="0049174D">
                  <w:rPr>
                    <w:rStyle w:val="Hyperlink"/>
                    <w:noProof/>
                  </w:rPr>
                  <w:t>Organization</w:t>
                </w:r>
                <w:r>
                  <w:rPr>
                    <w:noProof/>
                    <w:webHidden/>
                  </w:rPr>
                  <w:tab/>
                </w:r>
                <w:r>
                  <w:rPr>
                    <w:noProof/>
                    <w:webHidden/>
                  </w:rPr>
                  <w:fldChar w:fldCharType="begin"/>
                </w:r>
                <w:r>
                  <w:rPr>
                    <w:noProof/>
                    <w:webHidden/>
                  </w:rPr>
                  <w:instrText xml:space="preserve"> PAGEREF _Toc38467085 \h </w:instrText>
                </w:r>
                <w:r>
                  <w:rPr>
                    <w:noProof/>
                    <w:webHidden/>
                  </w:rPr>
                </w:r>
              </w:ins>
              <w:r>
                <w:rPr>
                  <w:noProof/>
                  <w:webHidden/>
                </w:rPr>
                <w:fldChar w:fldCharType="separate"/>
              </w:r>
              <w:ins w:id="14" w:author="Narendar Reddy" w:date="2020-04-22T16:57:00Z">
                <w:r>
                  <w:rPr>
                    <w:noProof/>
                    <w:webHidden/>
                  </w:rPr>
                  <w:t>6</w:t>
                </w:r>
                <w:r>
                  <w:rPr>
                    <w:noProof/>
                    <w:webHidden/>
                  </w:rPr>
                  <w:fldChar w:fldCharType="end"/>
                </w:r>
                <w:r w:rsidRPr="0049174D">
                  <w:rPr>
                    <w:rStyle w:val="Hyperlink"/>
                    <w:noProof/>
                  </w:rPr>
                  <w:fldChar w:fldCharType="end"/>
                </w:r>
              </w:ins>
            </w:p>
            <w:p w14:paraId="5CBF0D75" w14:textId="04420469" w:rsidR="00653061" w:rsidRDefault="00653061">
              <w:pPr>
                <w:pStyle w:val="TOC3"/>
                <w:tabs>
                  <w:tab w:val="left" w:pos="1320"/>
                  <w:tab w:val="right" w:leader="dot" w:pos="9350"/>
                </w:tabs>
                <w:rPr>
                  <w:ins w:id="15" w:author="Narendar Reddy" w:date="2020-04-22T16:57:00Z"/>
                  <w:rFonts w:eastAsiaTheme="minorEastAsia" w:cstheme="minorBidi"/>
                  <w:noProof/>
                  <w:szCs w:val="22"/>
                  <w:lang w:bidi="ar-SA"/>
                </w:rPr>
              </w:pPr>
              <w:ins w:id="16"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"_Toc38467086"</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2.1.1</w:t>
                </w:r>
                <w:r>
                  <w:rPr>
                    <w:rFonts w:eastAsiaTheme="minorEastAsia" w:cstheme="minorBidi"/>
                    <w:noProof/>
                    <w:szCs w:val="22"/>
                    <w:lang w:bidi="ar-SA"/>
                  </w:rPr>
                  <w:tab/>
                </w:r>
                <w:r w:rsidRPr="0049174D">
                  <w:rPr>
                    <w:rStyle w:val="Hyperlink"/>
                    <w:noProof/>
                  </w:rPr>
                  <w:t>Organization Meta Data</w:t>
                </w:r>
                <w:r>
                  <w:rPr>
                    <w:noProof/>
                    <w:webHidden/>
                  </w:rPr>
                  <w:tab/>
                </w:r>
                <w:r>
                  <w:rPr>
                    <w:noProof/>
                    <w:webHidden/>
                  </w:rPr>
                  <w:fldChar w:fldCharType="begin"/>
                </w:r>
                <w:r>
                  <w:rPr>
                    <w:noProof/>
                    <w:webHidden/>
                  </w:rPr>
                  <w:instrText xml:space="preserve"> PAGEREF _Toc38467086 \h </w:instrText>
                </w:r>
                <w:r>
                  <w:rPr>
                    <w:noProof/>
                    <w:webHidden/>
                  </w:rPr>
                </w:r>
              </w:ins>
              <w:r>
                <w:rPr>
                  <w:noProof/>
                  <w:webHidden/>
                </w:rPr>
                <w:fldChar w:fldCharType="separate"/>
              </w:r>
              <w:ins w:id="17" w:author="Narendar Reddy" w:date="2020-04-22T16:57:00Z">
                <w:r>
                  <w:rPr>
                    <w:noProof/>
                    <w:webHidden/>
                  </w:rPr>
                  <w:t>6</w:t>
                </w:r>
                <w:r>
                  <w:rPr>
                    <w:noProof/>
                    <w:webHidden/>
                  </w:rPr>
                  <w:fldChar w:fldCharType="end"/>
                </w:r>
                <w:r w:rsidRPr="0049174D">
                  <w:rPr>
                    <w:rStyle w:val="Hyperlink"/>
                    <w:noProof/>
                  </w:rPr>
                  <w:fldChar w:fldCharType="end"/>
                </w:r>
              </w:ins>
            </w:p>
            <w:p w14:paraId="2874327F" w14:textId="413C563C" w:rsidR="00653061" w:rsidRDefault="00653061">
              <w:pPr>
                <w:pStyle w:val="TOC3"/>
                <w:tabs>
                  <w:tab w:val="left" w:pos="1320"/>
                  <w:tab w:val="right" w:leader="dot" w:pos="9350"/>
                </w:tabs>
                <w:rPr>
                  <w:ins w:id="18" w:author="Narendar Reddy" w:date="2020-04-22T16:57:00Z"/>
                  <w:rFonts w:eastAsiaTheme="minorEastAsia" w:cstheme="minorBidi"/>
                  <w:noProof/>
                  <w:szCs w:val="22"/>
                  <w:lang w:bidi="ar-SA"/>
                </w:rPr>
              </w:pPr>
              <w:ins w:id="19"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"_Toc38467087"</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2.1.2</w:t>
                </w:r>
                <w:r>
                  <w:rPr>
                    <w:rFonts w:eastAsiaTheme="minorEastAsia" w:cstheme="minorBidi"/>
                    <w:noProof/>
                    <w:szCs w:val="22"/>
                    <w:lang w:bidi="ar-SA"/>
                  </w:rPr>
                  <w:tab/>
                </w:r>
                <w:r w:rsidRPr="0049174D">
                  <w:rPr>
                    <w:rStyle w:val="Hyperlink"/>
                    <w:noProof/>
                  </w:rPr>
                  <w:t>Organization Contact</w:t>
                </w:r>
                <w:r>
                  <w:rPr>
                    <w:noProof/>
                    <w:webHidden/>
                  </w:rPr>
                  <w:tab/>
                </w:r>
                <w:r>
                  <w:rPr>
                    <w:noProof/>
                    <w:webHidden/>
                  </w:rPr>
                  <w:fldChar w:fldCharType="begin"/>
                </w:r>
                <w:r>
                  <w:rPr>
                    <w:noProof/>
                    <w:webHidden/>
                  </w:rPr>
                  <w:instrText xml:space="preserve"> PAGEREF _Toc38467087 \h </w:instrText>
                </w:r>
                <w:r>
                  <w:rPr>
                    <w:noProof/>
                    <w:webHidden/>
                  </w:rPr>
                </w:r>
              </w:ins>
              <w:r>
                <w:rPr>
                  <w:noProof/>
                  <w:webHidden/>
                </w:rPr>
                <w:fldChar w:fldCharType="separate"/>
              </w:r>
              <w:ins w:id="20" w:author="Narendar Reddy" w:date="2020-04-22T16:57:00Z">
                <w:r>
                  <w:rPr>
                    <w:noProof/>
                    <w:webHidden/>
                  </w:rPr>
                  <w:t>7</w:t>
                </w:r>
                <w:r>
                  <w:rPr>
                    <w:noProof/>
                    <w:webHidden/>
                  </w:rPr>
                  <w:fldChar w:fldCharType="end"/>
                </w:r>
                <w:r w:rsidRPr="0049174D">
                  <w:rPr>
                    <w:rStyle w:val="Hyperlink"/>
                    <w:noProof/>
                  </w:rPr>
                  <w:fldChar w:fldCharType="end"/>
                </w:r>
              </w:ins>
            </w:p>
            <w:p w14:paraId="0CC208AF" w14:textId="7958B6F8" w:rsidR="00653061" w:rsidRDefault="00653061">
              <w:pPr>
                <w:pStyle w:val="TOC2"/>
                <w:tabs>
                  <w:tab w:val="left" w:pos="880"/>
                  <w:tab w:val="right" w:leader="dot" w:pos="9350"/>
                </w:tabs>
                <w:rPr>
                  <w:ins w:id="21" w:author="Narendar Reddy" w:date="2020-04-22T16:57:00Z"/>
                  <w:rFonts w:eastAsiaTheme="minorEastAsia" w:cstheme="minorBidi"/>
                  <w:noProof/>
                  <w:szCs w:val="22"/>
                  <w:lang w:bidi="ar-SA"/>
                </w:rPr>
              </w:pPr>
              <w:ins w:id="22"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"_Toc38467088"</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2.2</w:t>
                </w:r>
                <w:r>
                  <w:rPr>
                    <w:rFonts w:eastAsiaTheme="minorEastAsia" w:cstheme="minorBidi"/>
                    <w:noProof/>
                    <w:szCs w:val="22"/>
                    <w:lang w:bidi="ar-SA"/>
                  </w:rPr>
                  <w:tab/>
                </w:r>
                <w:r w:rsidRPr="0049174D">
                  <w:rPr>
                    <w:rStyle w:val="Hyperlink"/>
                    <w:noProof/>
                  </w:rPr>
                  <w:t>Customer</w:t>
                </w:r>
                <w:r>
                  <w:rPr>
                    <w:noProof/>
                    <w:webHidden/>
                  </w:rPr>
                  <w:tab/>
                </w:r>
                <w:r>
                  <w:rPr>
                    <w:noProof/>
                    <w:webHidden/>
                  </w:rPr>
                  <w:fldChar w:fldCharType="begin"/>
                </w:r>
                <w:r>
                  <w:rPr>
                    <w:noProof/>
                    <w:webHidden/>
                  </w:rPr>
                  <w:instrText xml:space="preserve"> PAGEREF _Toc38467088 \h </w:instrText>
                </w:r>
                <w:r>
                  <w:rPr>
                    <w:noProof/>
                    <w:webHidden/>
                  </w:rPr>
                </w:r>
              </w:ins>
              <w:r>
                <w:rPr>
                  <w:noProof/>
                  <w:webHidden/>
                </w:rPr>
                <w:fldChar w:fldCharType="separate"/>
              </w:r>
              <w:ins w:id="23" w:author="Narendar Reddy" w:date="2020-04-22T16:57:00Z">
                <w:r>
                  <w:rPr>
                    <w:noProof/>
                    <w:webHidden/>
                  </w:rPr>
                  <w:t>7</w:t>
                </w:r>
                <w:r>
                  <w:rPr>
                    <w:noProof/>
                    <w:webHidden/>
                  </w:rPr>
                  <w:fldChar w:fldCharType="end"/>
                </w:r>
                <w:r w:rsidRPr="0049174D">
                  <w:rPr>
                    <w:rStyle w:val="Hyperlink"/>
                    <w:noProof/>
                  </w:rPr>
                  <w:fldChar w:fldCharType="end"/>
                </w:r>
              </w:ins>
            </w:p>
            <w:p w14:paraId="0AD3CD30" w14:textId="0B328758" w:rsidR="00653061" w:rsidRDefault="00653061">
              <w:pPr>
                <w:pStyle w:val="TOC3"/>
                <w:tabs>
                  <w:tab w:val="left" w:pos="1320"/>
                  <w:tab w:val="right" w:leader="dot" w:pos="9350"/>
                </w:tabs>
                <w:rPr>
                  <w:ins w:id="24" w:author="Narendar Reddy" w:date="2020-04-22T16:57:00Z"/>
                  <w:rFonts w:eastAsiaTheme="minorEastAsia" w:cstheme="minorBidi"/>
                  <w:noProof/>
                  <w:szCs w:val="22"/>
                  <w:lang w:bidi="ar-SA"/>
                </w:rPr>
              </w:pPr>
              <w:ins w:id="25"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"_Toc38467089"</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2.2.1</w:t>
                </w:r>
                <w:r>
                  <w:rPr>
                    <w:rFonts w:eastAsiaTheme="minorEastAsia" w:cstheme="minorBidi"/>
                    <w:noProof/>
                    <w:szCs w:val="22"/>
                    <w:lang w:bidi="ar-SA"/>
                  </w:rPr>
                  <w:tab/>
                </w:r>
                <w:r w:rsidRPr="0049174D">
                  <w:rPr>
                    <w:rStyle w:val="Hyperlink"/>
                    <w:noProof/>
                  </w:rPr>
                  <w:t>Customer Meta Data</w:t>
                </w:r>
                <w:r>
                  <w:rPr>
                    <w:noProof/>
                    <w:webHidden/>
                  </w:rPr>
                  <w:tab/>
                </w:r>
                <w:r>
                  <w:rPr>
                    <w:noProof/>
                    <w:webHidden/>
                  </w:rPr>
                  <w:fldChar w:fldCharType="begin"/>
                </w:r>
                <w:r>
                  <w:rPr>
                    <w:noProof/>
                    <w:webHidden/>
                  </w:rPr>
                  <w:instrText xml:space="preserve"> PAGEREF _Toc38467089 \h </w:instrText>
                </w:r>
                <w:r>
                  <w:rPr>
                    <w:noProof/>
                    <w:webHidden/>
                  </w:rPr>
                </w:r>
              </w:ins>
              <w:r>
                <w:rPr>
                  <w:noProof/>
                  <w:webHidden/>
                </w:rPr>
                <w:fldChar w:fldCharType="separate"/>
              </w:r>
              <w:ins w:id="26" w:author="Narendar Reddy" w:date="2020-04-22T16:57:00Z">
                <w:r>
                  <w:rPr>
                    <w:noProof/>
                    <w:webHidden/>
                  </w:rPr>
                  <w:t>7</w:t>
                </w:r>
                <w:r>
                  <w:rPr>
                    <w:noProof/>
                    <w:webHidden/>
                  </w:rPr>
                  <w:fldChar w:fldCharType="end"/>
                </w:r>
                <w:r w:rsidRPr="0049174D">
                  <w:rPr>
                    <w:rStyle w:val="Hyperlink"/>
                    <w:noProof/>
                  </w:rPr>
                  <w:fldChar w:fldCharType="end"/>
                </w:r>
              </w:ins>
            </w:p>
            <w:p w14:paraId="7A7352F8" w14:textId="6059109A" w:rsidR="00653061" w:rsidRDefault="00653061">
              <w:pPr>
                <w:pStyle w:val="TOC3"/>
                <w:tabs>
                  <w:tab w:val="left" w:pos="1320"/>
                  <w:tab w:val="right" w:leader="dot" w:pos="9350"/>
                </w:tabs>
                <w:rPr>
                  <w:ins w:id="27" w:author="Narendar Reddy" w:date="2020-04-22T16:57:00Z"/>
                  <w:rFonts w:eastAsiaTheme="minorEastAsia" w:cstheme="minorBidi"/>
                  <w:noProof/>
                  <w:szCs w:val="22"/>
                  <w:lang w:bidi="ar-SA"/>
                </w:rPr>
              </w:pPr>
              <w:ins w:id="28"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"_Toc38467090"</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2.2.2</w:t>
                </w:r>
                <w:r>
                  <w:rPr>
                    <w:rFonts w:eastAsiaTheme="minorEastAsia" w:cstheme="minorBidi"/>
                    <w:noProof/>
                    <w:szCs w:val="22"/>
                    <w:lang w:bidi="ar-SA"/>
                  </w:rPr>
                  <w:tab/>
                </w:r>
                <w:r w:rsidRPr="0049174D">
                  <w:rPr>
                    <w:rStyle w:val="Hyperlink"/>
                    <w:noProof/>
                  </w:rPr>
                  <w:t>Customer Contacts&amp; Addresses</w:t>
                </w:r>
                <w:r>
                  <w:rPr>
                    <w:noProof/>
                    <w:webHidden/>
                  </w:rPr>
                  <w:tab/>
                </w:r>
                <w:r>
                  <w:rPr>
                    <w:noProof/>
                    <w:webHidden/>
                  </w:rPr>
                  <w:fldChar w:fldCharType="begin"/>
                </w:r>
                <w:r>
                  <w:rPr>
                    <w:noProof/>
                    <w:webHidden/>
                  </w:rPr>
                  <w:instrText xml:space="preserve"> PAGEREF _Toc38467090 \h </w:instrText>
                </w:r>
                <w:r>
                  <w:rPr>
                    <w:noProof/>
                    <w:webHidden/>
                  </w:rPr>
                </w:r>
              </w:ins>
              <w:r>
                <w:rPr>
                  <w:noProof/>
                  <w:webHidden/>
                </w:rPr>
                <w:fldChar w:fldCharType="separate"/>
              </w:r>
              <w:ins w:id="29" w:author="Narendar Reddy" w:date="2020-04-22T16:57:00Z">
                <w:r>
                  <w:rPr>
                    <w:noProof/>
                    <w:webHidden/>
                  </w:rPr>
                  <w:t>7</w:t>
                </w:r>
                <w:r>
                  <w:rPr>
                    <w:noProof/>
                    <w:webHidden/>
                  </w:rPr>
                  <w:fldChar w:fldCharType="end"/>
                </w:r>
                <w:r w:rsidRPr="0049174D">
                  <w:rPr>
                    <w:rStyle w:val="Hyperlink"/>
                    <w:noProof/>
                  </w:rPr>
                  <w:fldChar w:fldCharType="end"/>
                </w:r>
              </w:ins>
            </w:p>
            <w:p w14:paraId="3542FE90" w14:textId="460D43AF" w:rsidR="00653061" w:rsidRDefault="00653061">
              <w:pPr>
                <w:pStyle w:val="TOC2"/>
                <w:tabs>
                  <w:tab w:val="left" w:pos="880"/>
                  <w:tab w:val="right" w:leader="dot" w:pos="9350"/>
                </w:tabs>
                <w:rPr>
                  <w:ins w:id="30" w:author="Narendar Reddy" w:date="2020-04-22T16:57:00Z"/>
                  <w:rFonts w:eastAsiaTheme="minorEastAsia" w:cstheme="minorBidi"/>
                  <w:noProof/>
                  <w:szCs w:val="22"/>
                  <w:lang w:bidi="ar-SA"/>
                </w:rPr>
              </w:pPr>
              <w:ins w:id="31"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"_Toc38467091"</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2.3</w:t>
                </w:r>
                <w:r>
                  <w:rPr>
                    <w:rFonts w:eastAsiaTheme="minorEastAsia" w:cstheme="minorBidi"/>
                    <w:noProof/>
                    <w:szCs w:val="22"/>
                    <w:lang w:bidi="ar-SA"/>
                  </w:rPr>
                  <w:tab/>
                </w:r>
                <w:r w:rsidRPr="0049174D">
                  <w:rPr>
                    <w:rStyle w:val="Hyperlink"/>
                    <w:noProof/>
                  </w:rPr>
                  <w:t>Supplier</w:t>
                </w:r>
                <w:r>
                  <w:rPr>
                    <w:noProof/>
                    <w:webHidden/>
                  </w:rPr>
                  <w:tab/>
                </w:r>
                <w:r>
                  <w:rPr>
                    <w:noProof/>
                    <w:webHidden/>
                  </w:rPr>
                  <w:fldChar w:fldCharType="begin"/>
                </w:r>
                <w:r>
                  <w:rPr>
                    <w:noProof/>
                    <w:webHidden/>
                  </w:rPr>
                  <w:instrText xml:space="preserve"> PAGEREF _Toc38467091 \h </w:instrText>
                </w:r>
                <w:r>
                  <w:rPr>
                    <w:noProof/>
                    <w:webHidden/>
                  </w:rPr>
                </w:r>
              </w:ins>
              <w:r>
                <w:rPr>
                  <w:noProof/>
                  <w:webHidden/>
                </w:rPr>
                <w:fldChar w:fldCharType="separate"/>
              </w:r>
              <w:ins w:id="32" w:author="Narendar Reddy" w:date="2020-04-22T16:57:00Z">
                <w:r>
                  <w:rPr>
                    <w:noProof/>
                    <w:webHidden/>
                  </w:rPr>
                  <w:t>8</w:t>
                </w:r>
                <w:r>
                  <w:rPr>
                    <w:noProof/>
                    <w:webHidden/>
                  </w:rPr>
                  <w:fldChar w:fldCharType="end"/>
                </w:r>
                <w:r w:rsidRPr="0049174D">
                  <w:rPr>
                    <w:rStyle w:val="Hyperlink"/>
                    <w:noProof/>
                  </w:rPr>
                  <w:fldChar w:fldCharType="end"/>
                </w:r>
              </w:ins>
            </w:p>
            <w:p w14:paraId="662CA790" w14:textId="7A7F0A53" w:rsidR="00653061" w:rsidRDefault="00653061">
              <w:pPr>
                <w:pStyle w:val="TOC3"/>
                <w:tabs>
                  <w:tab w:val="left" w:pos="1320"/>
                  <w:tab w:val="right" w:leader="dot" w:pos="9350"/>
                </w:tabs>
                <w:rPr>
                  <w:ins w:id="33" w:author="Narendar Reddy" w:date="2020-04-22T16:57:00Z"/>
                  <w:rFonts w:eastAsiaTheme="minorEastAsia" w:cstheme="minorBidi"/>
                  <w:noProof/>
                  <w:szCs w:val="22"/>
                  <w:lang w:bidi="ar-SA"/>
                </w:rPr>
              </w:pPr>
              <w:ins w:id="34"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"_Toc38467092"</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2.3.1</w:t>
                </w:r>
                <w:r>
                  <w:rPr>
                    <w:rFonts w:eastAsiaTheme="minorEastAsia" w:cstheme="minorBidi"/>
                    <w:noProof/>
                    <w:szCs w:val="22"/>
                    <w:lang w:bidi="ar-SA"/>
                  </w:rPr>
                  <w:tab/>
                </w:r>
                <w:r w:rsidRPr="0049174D">
                  <w:rPr>
                    <w:rStyle w:val="Hyperlink"/>
                    <w:noProof/>
                  </w:rPr>
                  <w:t>Supplier Meta Data</w:t>
                </w:r>
                <w:r>
                  <w:rPr>
                    <w:noProof/>
                    <w:webHidden/>
                  </w:rPr>
                  <w:tab/>
                </w:r>
                <w:r>
                  <w:rPr>
                    <w:noProof/>
                    <w:webHidden/>
                  </w:rPr>
                  <w:fldChar w:fldCharType="begin"/>
                </w:r>
                <w:r>
                  <w:rPr>
                    <w:noProof/>
                    <w:webHidden/>
                  </w:rPr>
                  <w:instrText xml:space="preserve"> PAGEREF _Toc38467092 \h </w:instrText>
                </w:r>
                <w:r>
                  <w:rPr>
                    <w:noProof/>
                    <w:webHidden/>
                  </w:rPr>
                </w:r>
              </w:ins>
              <w:r>
                <w:rPr>
                  <w:noProof/>
                  <w:webHidden/>
                </w:rPr>
                <w:fldChar w:fldCharType="separate"/>
              </w:r>
              <w:ins w:id="35" w:author="Narendar Reddy" w:date="2020-04-22T16:57:00Z">
                <w:r>
                  <w:rPr>
                    <w:noProof/>
                    <w:webHidden/>
                  </w:rPr>
                  <w:t>8</w:t>
                </w:r>
                <w:r>
                  <w:rPr>
                    <w:noProof/>
                    <w:webHidden/>
                  </w:rPr>
                  <w:fldChar w:fldCharType="end"/>
                </w:r>
                <w:r w:rsidRPr="0049174D">
                  <w:rPr>
                    <w:rStyle w:val="Hyperlink"/>
                    <w:noProof/>
                  </w:rPr>
                  <w:fldChar w:fldCharType="end"/>
                </w:r>
              </w:ins>
            </w:p>
            <w:p w14:paraId="5A252391" w14:textId="3812950F" w:rsidR="00653061" w:rsidRDefault="00653061">
              <w:pPr>
                <w:pStyle w:val="TOC3"/>
                <w:tabs>
                  <w:tab w:val="left" w:pos="1320"/>
                  <w:tab w:val="right" w:leader="dot" w:pos="9350"/>
                </w:tabs>
                <w:rPr>
                  <w:ins w:id="36" w:author="Narendar Reddy" w:date="2020-04-22T16:57:00Z"/>
                  <w:rFonts w:eastAsiaTheme="minorEastAsia" w:cstheme="minorBidi"/>
                  <w:noProof/>
                  <w:szCs w:val="22"/>
                  <w:lang w:bidi="ar-SA"/>
                </w:rPr>
              </w:pPr>
              <w:ins w:id="37"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"_Toc38467093"</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2.3.2</w:t>
                </w:r>
                <w:r>
                  <w:rPr>
                    <w:rFonts w:eastAsiaTheme="minorEastAsia" w:cstheme="minorBidi"/>
                    <w:noProof/>
                    <w:szCs w:val="22"/>
                    <w:lang w:bidi="ar-SA"/>
                  </w:rPr>
                  <w:tab/>
                </w:r>
                <w:r w:rsidRPr="0049174D">
                  <w:rPr>
                    <w:rStyle w:val="Hyperlink"/>
                    <w:noProof/>
                  </w:rPr>
                  <w:t>Supplier Contacts&amp; Addresses</w:t>
                </w:r>
                <w:r>
                  <w:rPr>
                    <w:noProof/>
                    <w:webHidden/>
                  </w:rPr>
                  <w:tab/>
                </w:r>
                <w:r>
                  <w:rPr>
                    <w:noProof/>
                    <w:webHidden/>
                  </w:rPr>
                  <w:fldChar w:fldCharType="begin"/>
                </w:r>
                <w:r>
                  <w:rPr>
                    <w:noProof/>
                    <w:webHidden/>
                  </w:rPr>
                  <w:instrText xml:space="preserve"> PAGEREF _Toc38467093 \h </w:instrText>
                </w:r>
                <w:r>
                  <w:rPr>
                    <w:noProof/>
                    <w:webHidden/>
                  </w:rPr>
                </w:r>
              </w:ins>
              <w:r>
                <w:rPr>
                  <w:noProof/>
                  <w:webHidden/>
                </w:rPr>
                <w:fldChar w:fldCharType="separate"/>
              </w:r>
              <w:ins w:id="38" w:author="Narendar Reddy" w:date="2020-04-22T16:57:00Z">
                <w:r>
                  <w:rPr>
                    <w:noProof/>
                    <w:webHidden/>
                  </w:rPr>
                  <w:t>8</w:t>
                </w:r>
                <w:r>
                  <w:rPr>
                    <w:noProof/>
                    <w:webHidden/>
                  </w:rPr>
                  <w:fldChar w:fldCharType="end"/>
                </w:r>
                <w:r w:rsidRPr="0049174D">
                  <w:rPr>
                    <w:rStyle w:val="Hyperlink"/>
                    <w:noProof/>
                  </w:rPr>
                  <w:fldChar w:fldCharType="end"/>
                </w:r>
              </w:ins>
            </w:p>
            <w:p w14:paraId="5DD24CDD" w14:textId="6373EBC0" w:rsidR="00653061" w:rsidRDefault="00653061">
              <w:pPr>
                <w:pStyle w:val="TOC3"/>
                <w:tabs>
                  <w:tab w:val="left" w:pos="1320"/>
                  <w:tab w:val="right" w:leader="dot" w:pos="9350"/>
                </w:tabs>
                <w:rPr>
                  <w:ins w:id="39" w:author="Narendar Reddy" w:date="2020-04-22T16:57:00Z"/>
                  <w:rFonts w:eastAsiaTheme="minorEastAsia" w:cstheme="minorBidi"/>
                  <w:noProof/>
                  <w:szCs w:val="22"/>
                  <w:lang w:bidi="ar-SA"/>
                </w:rPr>
              </w:pPr>
              <w:ins w:id="40"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"_Toc38467094"</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2.3.3</w:t>
                </w:r>
                <w:r>
                  <w:rPr>
                    <w:rFonts w:eastAsiaTheme="minorEastAsia" w:cstheme="minorBidi"/>
                    <w:noProof/>
                    <w:szCs w:val="22"/>
                    <w:lang w:bidi="ar-SA"/>
                  </w:rPr>
                  <w:tab/>
                </w:r>
                <w:r w:rsidRPr="0049174D">
                  <w:rPr>
                    <w:rStyle w:val="Hyperlink"/>
                    <w:noProof/>
                  </w:rPr>
                  <w:t>Supplier Articles</w:t>
                </w:r>
                <w:r>
                  <w:rPr>
                    <w:noProof/>
                    <w:webHidden/>
                  </w:rPr>
                  <w:tab/>
                </w:r>
                <w:r>
                  <w:rPr>
                    <w:noProof/>
                    <w:webHidden/>
                  </w:rPr>
                  <w:fldChar w:fldCharType="begin"/>
                </w:r>
                <w:r>
                  <w:rPr>
                    <w:noProof/>
                    <w:webHidden/>
                  </w:rPr>
                  <w:instrText xml:space="preserve"> PAGEREF _Toc38467094 \h </w:instrText>
                </w:r>
                <w:r>
                  <w:rPr>
                    <w:noProof/>
                    <w:webHidden/>
                  </w:rPr>
                </w:r>
              </w:ins>
              <w:r>
                <w:rPr>
                  <w:noProof/>
                  <w:webHidden/>
                </w:rPr>
                <w:fldChar w:fldCharType="separate"/>
              </w:r>
              <w:ins w:id="41" w:author="Narendar Reddy" w:date="2020-04-22T16:57:00Z">
                <w:r>
                  <w:rPr>
                    <w:noProof/>
                    <w:webHidden/>
                  </w:rPr>
                  <w:t>9</w:t>
                </w:r>
                <w:r>
                  <w:rPr>
                    <w:noProof/>
                    <w:webHidden/>
                  </w:rPr>
                  <w:fldChar w:fldCharType="end"/>
                </w:r>
                <w:r w:rsidRPr="0049174D">
                  <w:rPr>
                    <w:rStyle w:val="Hyperlink"/>
                    <w:noProof/>
                  </w:rPr>
                  <w:fldChar w:fldCharType="end"/>
                </w:r>
              </w:ins>
            </w:p>
            <w:p w14:paraId="67DB964C" w14:textId="192D8CF0" w:rsidR="00653061" w:rsidRDefault="00653061">
              <w:pPr>
                <w:pStyle w:val="TOC2"/>
                <w:tabs>
                  <w:tab w:val="left" w:pos="880"/>
                  <w:tab w:val="right" w:leader="dot" w:pos="9350"/>
                </w:tabs>
                <w:rPr>
                  <w:ins w:id="42" w:author="Narendar Reddy" w:date="2020-04-22T16:57:00Z"/>
                  <w:rFonts w:eastAsiaTheme="minorEastAsia" w:cstheme="minorBidi"/>
                  <w:noProof/>
                  <w:szCs w:val="22"/>
                  <w:lang w:bidi="ar-SA"/>
                </w:rPr>
              </w:pPr>
              <w:ins w:id="43"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"_Toc38467095"</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2.4</w:t>
                </w:r>
                <w:r>
                  <w:rPr>
                    <w:rFonts w:eastAsiaTheme="minorEastAsia" w:cstheme="minorBidi"/>
                    <w:noProof/>
                    <w:szCs w:val="22"/>
                    <w:lang w:bidi="ar-SA"/>
                  </w:rPr>
                  <w:tab/>
                </w:r>
                <w:r w:rsidRPr="0049174D">
                  <w:rPr>
                    <w:rStyle w:val="Hyperlink"/>
                    <w:noProof/>
                  </w:rPr>
                  <w:t>Article Master</w:t>
                </w:r>
                <w:r>
                  <w:rPr>
                    <w:noProof/>
                    <w:webHidden/>
                  </w:rPr>
                  <w:tab/>
                </w:r>
                <w:r>
                  <w:rPr>
                    <w:noProof/>
                    <w:webHidden/>
                  </w:rPr>
                  <w:fldChar w:fldCharType="begin"/>
                </w:r>
                <w:r>
                  <w:rPr>
                    <w:noProof/>
                    <w:webHidden/>
                  </w:rPr>
                  <w:instrText xml:space="preserve"> PAGEREF _Toc38467095 \h </w:instrText>
                </w:r>
                <w:r>
                  <w:rPr>
                    <w:noProof/>
                    <w:webHidden/>
                  </w:rPr>
                </w:r>
              </w:ins>
              <w:r>
                <w:rPr>
                  <w:noProof/>
                  <w:webHidden/>
                </w:rPr>
                <w:fldChar w:fldCharType="separate"/>
              </w:r>
              <w:ins w:id="44" w:author="Narendar Reddy" w:date="2020-04-22T16:57:00Z">
                <w:r>
                  <w:rPr>
                    <w:noProof/>
                    <w:webHidden/>
                  </w:rPr>
                  <w:t>9</w:t>
                </w:r>
                <w:r>
                  <w:rPr>
                    <w:noProof/>
                    <w:webHidden/>
                  </w:rPr>
                  <w:fldChar w:fldCharType="end"/>
                </w:r>
                <w:r w:rsidRPr="0049174D">
                  <w:rPr>
                    <w:rStyle w:val="Hyperlink"/>
                    <w:noProof/>
                  </w:rPr>
                  <w:fldChar w:fldCharType="end"/>
                </w:r>
              </w:ins>
            </w:p>
            <w:p w14:paraId="6E21BD8B" w14:textId="230B6481" w:rsidR="00653061" w:rsidRDefault="00653061">
              <w:pPr>
                <w:pStyle w:val="TOC3"/>
                <w:tabs>
                  <w:tab w:val="left" w:pos="1320"/>
                  <w:tab w:val="right" w:leader="dot" w:pos="9350"/>
                </w:tabs>
                <w:rPr>
                  <w:ins w:id="45" w:author="Narendar Reddy" w:date="2020-04-22T16:57:00Z"/>
                  <w:rFonts w:eastAsiaTheme="minorEastAsia" w:cstheme="minorBidi"/>
                  <w:noProof/>
                  <w:szCs w:val="22"/>
                  <w:lang w:bidi="ar-SA"/>
                </w:rPr>
              </w:pPr>
              <w:ins w:id="46"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"_Toc38467096"</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2.4.1</w:t>
                </w:r>
                <w:r>
                  <w:rPr>
                    <w:rFonts w:eastAsiaTheme="minorEastAsia" w:cstheme="minorBidi"/>
                    <w:noProof/>
                    <w:szCs w:val="22"/>
                    <w:lang w:bidi="ar-SA"/>
                  </w:rPr>
                  <w:tab/>
                </w:r>
                <w:r w:rsidRPr="0049174D">
                  <w:rPr>
                    <w:rStyle w:val="Hyperlink"/>
                    <w:noProof/>
                  </w:rPr>
                  <w:t>Article Meta Data</w:t>
                </w:r>
                <w:r>
                  <w:rPr>
                    <w:noProof/>
                    <w:webHidden/>
                  </w:rPr>
                  <w:tab/>
                </w:r>
                <w:r>
                  <w:rPr>
                    <w:noProof/>
                    <w:webHidden/>
                  </w:rPr>
                  <w:fldChar w:fldCharType="begin"/>
                </w:r>
                <w:r>
                  <w:rPr>
                    <w:noProof/>
                    <w:webHidden/>
                  </w:rPr>
                  <w:instrText xml:space="preserve"> PAGEREF _Toc38467096 \h </w:instrText>
                </w:r>
                <w:r>
                  <w:rPr>
                    <w:noProof/>
                    <w:webHidden/>
                  </w:rPr>
                </w:r>
              </w:ins>
              <w:r>
                <w:rPr>
                  <w:noProof/>
                  <w:webHidden/>
                </w:rPr>
                <w:fldChar w:fldCharType="separate"/>
              </w:r>
              <w:ins w:id="47" w:author="Narendar Reddy" w:date="2020-04-22T16:57:00Z">
                <w:r>
                  <w:rPr>
                    <w:noProof/>
                    <w:webHidden/>
                  </w:rPr>
                  <w:t>9</w:t>
                </w:r>
                <w:r>
                  <w:rPr>
                    <w:noProof/>
                    <w:webHidden/>
                  </w:rPr>
                  <w:fldChar w:fldCharType="end"/>
                </w:r>
                <w:r w:rsidRPr="0049174D">
                  <w:rPr>
                    <w:rStyle w:val="Hyperlink"/>
                    <w:noProof/>
                  </w:rPr>
                  <w:fldChar w:fldCharType="end"/>
                </w:r>
              </w:ins>
            </w:p>
            <w:p w14:paraId="1F7178D5" w14:textId="768B7F5C" w:rsidR="00653061" w:rsidRDefault="00653061">
              <w:pPr>
                <w:pStyle w:val="TOC3"/>
                <w:tabs>
                  <w:tab w:val="left" w:pos="1320"/>
                  <w:tab w:val="right" w:leader="dot" w:pos="9350"/>
                </w:tabs>
                <w:rPr>
                  <w:ins w:id="48" w:author="Narendar Reddy" w:date="2020-04-22T16:57:00Z"/>
                  <w:rFonts w:eastAsiaTheme="minorEastAsia" w:cstheme="minorBidi"/>
                  <w:noProof/>
                  <w:szCs w:val="22"/>
                  <w:lang w:bidi="ar-SA"/>
                </w:rPr>
              </w:pPr>
              <w:ins w:id="49"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"_Toc38467097"</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2.4.2</w:t>
                </w:r>
                <w:r>
                  <w:rPr>
                    <w:rFonts w:eastAsiaTheme="minorEastAsia" w:cstheme="minorBidi"/>
                    <w:noProof/>
                    <w:szCs w:val="22"/>
                    <w:lang w:bidi="ar-SA"/>
                  </w:rPr>
                  <w:tab/>
                </w:r>
                <w:r w:rsidRPr="0049174D">
                  <w:rPr>
                    <w:rStyle w:val="Hyperlink"/>
                    <w:noProof/>
                  </w:rPr>
                  <w:t>Dimensions</w:t>
                </w:r>
                <w:r>
                  <w:rPr>
                    <w:noProof/>
                    <w:webHidden/>
                  </w:rPr>
                  <w:tab/>
                </w:r>
                <w:r>
                  <w:rPr>
                    <w:noProof/>
                    <w:webHidden/>
                  </w:rPr>
                  <w:fldChar w:fldCharType="begin"/>
                </w:r>
                <w:r>
                  <w:rPr>
                    <w:noProof/>
                    <w:webHidden/>
                  </w:rPr>
                  <w:instrText xml:space="preserve"> PAGEREF _Toc38467097 \h </w:instrText>
                </w:r>
                <w:r>
                  <w:rPr>
                    <w:noProof/>
                    <w:webHidden/>
                  </w:rPr>
                </w:r>
              </w:ins>
              <w:r>
                <w:rPr>
                  <w:noProof/>
                  <w:webHidden/>
                </w:rPr>
                <w:fldChar w:fldCharType="separate"/>
              </w:r>
              <w:ins w:id="50" w:author="Narendar Reddy" w:date="2020-04-22T16:57:00Z">
                <w:r>
                  <w:rPr>
                    <w:noProof/>
                    <w:webHidden/>
                  </w:rPr>
                  <w:t>10</w:t>
                </w:r>
                <w:r>
                  <w:rPr>
                    <w:noProof/>
                    <w:webHidden/>
                  </w:rPr>
                  <w:fldChar w:fldCharType="end"/>
                </w:r>
                <w:r w:rsidRPr="0049174D">
                  <w:rPr>
                    <w:rStyle w:val="Hyperlink"/>
                    <w:noProof/>
                  </w:rPr>
                  <w:fldChar w:fldCharType="end"/>
                </w:r>
              </w:ins>
            </w:p>
            <w:p w14:paraId="5F353641" w14:textId="3FD850B0" w:rsidR="00653061" w:rsidRDefault="00653061">
              <w:pPr>
                <w:pStyle w:val="TOC3"/>
                <w:tabs>
                  <w:tab w:val="left" w:pos="1320"/>
                  <w:tab w:val="right" w:leader="dot" w:pos="9350"/>
                </w:tabs>
                <w:rPr>
                  <w:ins w:id="51" w:author="Narendar Reddy" w:date="2020-04-22T16:57:00Z"/>
                  <w:rFonts w:eastAsiaTheme="minorEastAsia" w:cstheme="minorBidi"/>
                  <w:noProof/>
                  <w:szCs w:val="22"/>
                  <w:lang w:bidi="ar-SA"/>
                </w:rPr>
              </w:pPr>
              <w:ins w:id="52"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"_Toc38467098"</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2.4.3</w:t>
                </w:r>
                <w:r>
                  <w:rPr>
                    <w:rFonts w:eastAsiaTheme="minorEastAsia" w:cstheme="minorBidi"/>
                    <w:noProof/>
                    <w:szCs w:val="22"/>
                    <w:lang w:bidi="ar-SA"/>
                  </w:rPr>
                  <w:tab/>
                </w:r>
                <w:r w:rsidRPr="0049174D">
                  <w:rPr>
                    <w:rStyle w:val="Hyperlink"/>
                    <w:noProof/>
                  </w:rPr>
                  <w:t>Typ</w:t>
                </w:r>
                <w:r>
                  <w:rPr>
                    <w:noProof/>
                    <w:webHidden/>
                  </w:rPr>
                  <w:tab/>
                </w:r>
                <w:r>
                  <w:rPr>
                    <w:noProof/>
                    <w:webHidden/>
                  </w:rPr>
                  <w:fldChar w:fldCharType="begin"/>
                </w:r>
                <w:r>
                  <w:rPr>
                    <w:noProof/>
                    <w:webHidden/>
                  </w:rPr>
                  <w:instrText xml:space="preserve"> PAGEREF _Toc38467098 \h </w:instrText>
                </w:r>
                <w:r>
                  <w:rPr>
                    <w:noProof/>
                    <w:webHidden/>
                  </w:rPr>
                </w:r>
              </w:ins>
              <w:r>
                <w:rPr>
                  <w:noProof/>
                  <w:webHidden/>
                </w:rPr>
                <w:fldChar w:fldCharType="separate"/>
              </w:r>
              <w:ins w:id="53" w:author="Narendar Reddy" w:date="2020-04-22T16:57:00Z">
                <w:r>
                  <w:rPr>
                    <w:noProof/>
                    <w:webHidden/>
                  </w:rPr>
                  <w:t>10</w:t>
                </w:r>
                <w:r>
                  <w:rPr>
                    <w:noProof/>
                    <w:webHidden/>
                  </w:rPr>
                  <w:fldChar w:fldCharType="end"/>
                </w:r>
                <w:r w:rsidRPr="0049174D">
                  <w:rPr>
                    <w:rStyle w:val="Hyperlink"/>
                    <w:noProof/>
                  </w:rPr>
                  <w:fldChar w:fldCharType="end"/>
                </w:r>
              </w:ins>
            </w:p>
            <w:p w14:paraId="176F4245" w14:textId="6FD33973" w:rsidR="00653061" w:rsidRDefault="00653061">
              <w:pPr>
                <w:pStyle w:val="TOC3"/>
                <w:tabs>
                  <w:tab w:val="left" w:pos="1320"/>
                  <w:tab w:val="right" w:leader="dot" w:pos="9350"/>
                </w:tabs>
                <w:rPr>
                  <w:ins w:id="54" w:author="Narendar Reddy" w:date="2020-04-22T16:57:00Z"/>
                  <w:rFonts w:eastAsiaTheme="minorEastAsia" w:cstheme="minorBidi"/>
                  <w:noProof/>
                  <w:szCs w:val="22"/>
                  <w:lang w:bidi="ar-SA"/>
                </w:rPr>
              </w:pPr>
              <w:ins w:id="55"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"_Toc38467099"</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2.4.4</w:t>
                </w:r>
                <w:r>
                  <w:rPr>
                    <w:rFonts w:eastAsiaTheme="minorEastAsia" w:cstheme="minorBidi"/>
                    <w:noProof/>
                    <w:szCs w:val="22"/>
                    <w:lang w:bidi="ar-SA"/>
                  </w:rPr>
                  <w:tab/>
                </w:r>
                <w:r w:rsidRPr="0049174D">
                  <w:rPr>
                    <w:rStyle w:val="Hyperlink"/>
                    <w:noProof/>
                  </w:rPr>
                  <w:t>Rabatt</w:t>
                </w:r>
                <w:r>
                  <w:rPr>
                    <w:noProof/>
                    <w:webHidden/>
                  </w:rPr>
                  <w:tab/>
                </w:r>
                <w:r>
                  <w:rPr>
                    <w:noProof/>
                    <w:webHidden/>
                  </w:rPr>
                  <w:fldChar w:fldCharType="begin"/>
                </w:r>
                <w:r>
                  <w:rPr>
                    <w:noProof/>
                    <w:webHidden/>
                  </w:rPr>
                  <w:instrText xml:space="preserve"> PAGEREF _Toc38467099 \h </w:instrText>
                </w:r>
                <w:r>
                  <w:rPr>
                    <w:noProof/>
                    <w:webHidden/>
                  </w:rPr>
                </w:r>
              </w:ins>
              <w:r>
                <w:rPr>
                  <w:noProof/>
                  <w:webHidden/>
                </w:rPr>
                <w:fldChar w:fldCharType="separate"/>
              </w:r>
              <w:ins w:id="56" w:author="Narendar Reddy" w:date="2020-04-22T16:57:00Z">
                <w:r>
                  <w:rPr>
                    <w:noProof/>
                    <w:webHidden/>
                  </w:rPr>
                  <w:t>11</w:t>
                </w:r>
                <w:r>
                  <w:rPr>
                    <w:noProof/>
                    <w:webHidden/>
                  </w:rPr>
                  <w:fldChar w:fldCharType="end"/>
                </w:r>
                <w:r w:rsidRPr="0049174D">
                  <w:rPr>
                    <w:rStyle w:val="Hyperlink"/>
                    <w:noProof/>
                  </w:rPr>
                  <w:fldChar w:fldCharType="end"/>
                </w:r>
              </w:ins>
            </w:p>
            <w:p w14:paraId="224DFEB3" w14:textId="2EC05399" w:rsidR="00653061" w:rsidRDefault="00653061">
              <w:pPr>
                <w:pStyle w:val="TOC3"/>
                <w:tabs>
                  <w:tab w:val="left" w:pos="1320"/>
                  <w:tab w:val="right" w:leader="dot" w:pos="9350"/>
                </w:tabs>
                <w:rPr>
                  <w:ins w:id="57" w:author="Narendar Reddy" w:date="2020-04-22T16:57:00Z"/>
                  <w:rFonts w:eastAsiaTheme="minorEastAsia" w:cstheme="minorBidi"/>
                  <w:noProof/>
                  <w:szCs w:val="22"/>
                  <w:lang w:bidi="ar-SA"/>
                </w:rPr>
              </w:pPr>
              <w:ins w:id="58"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"_Toc38467100"</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2.4.5</w:t>
                </w:r>
                <w:r>
                  <w:rPr>
                    <w:rFonts w:eastAsiaTheme="minorEastAsia" w:cstheme="minorBidi"/>
                    <w:noProof/>
                    <w:szCs w:val="22"/>
                    <w:lang w:bidi="ar-SA"/>
                  </w:rPr>
                  <w:tab/>
                </w:r>
                <w:r w:rsidRPr="0049174D">
                  <w:rPr>
                    <w:rStyle w:val="Hyperlink"/>
                    <w:noProof/>
                  </w:rPr>
                  <w:t>Accessories</w:t>
                </w:r>
                <w:r>
                  <w:rPr>
                    <w:noProof/>
                    <w:webHidden/>
                  </w:rPr>
                  <w:tab/>
                </w:r>
                <w:r>
                  <w:rPr>
                    <w:noProof/>
                    <w:webHidden/>
                  </w:rPr>
                  <w:fldChar w:fldCharType="begin"/>
                </w:r>
                <w:r>
                  <w:rPr>
                    <w:noProof/>
                    <w:webHidden/>
                  </w:rPr>
                  <w:instrText xml:space="preserve"> PAGEREF _Toc38467100 \h </w:instrText>
                </w:r>
                <w:r>
                  <w:rPr>
                    <w:noProof/>
                    <w:webHidden/>
                  </w:rPr>
                </w:r>
              </w:ins>
              <w:r>
                <w:rPr>
                  <w:noProof/>
                  <w:webHidden/>
                </w:rPr>
                <w:fldChar w:fldCharType="separate"/>
              </w:r>
              <w:ins w:id="59" w:author="Narendar Reddy" w:date="2020-04-22T16:57:00Z">
                <w:r>
                  <w:rPr>
                    <w:noProof/>
                    <w:webHidden/>
                  </w:rPr>
                  <w:t>11</w:t>
                </w:r>
                <w:r>
                  <w:rPr>
                    <w:noProof/>
                    <w:webHidden/>
                  </w:rPr>
                  <w:fldChar w:fldCharType="end"/>
                </w:r>
                <w:r w:rsidRPr="0049174D">
                  <w:rPr>
                    <w:rStyle w:val="Hyperlink"/>
                    <w:noProof/>
                  </w:rPr>
                  <w:fldChar w:fldCharType="end"/>
                </w:r>
              </w:ins>
            </w:p>
            <w:p w14:paraId="2530E442" w14:textId="297D8050" w:rsidR="00653061" w:rsidRDefault="00653061">
              <w:pPr>
                <w:pStyle w:val="TOC3"/>
                <w:tabs>
                  <w:tab w:val="left" w:pos="1320"/>
                  <w:tab w:val="right" w:leader="dot" w:pos="9350"/>
                </w:tabs>
                <w:rPr>
                  <w:ins w:id="60" w:author="Narendar Reddy" w:date="2020-04-22T16:57:00Z"/>
                  <w:rFonts w:eastAsiaTheme="minorEastAsia" w:cstheme="minorBidi"/>
                  <w:noProof/>
                  <w:szCs w:val="22"/>
                  <w:lang w:bidi="ar-SA"/>
                </w:rPr>
              </w:pPr>
              <w:ins w:id="61"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"_Toc38467101"</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2.4.6</w:t>
                </w:r>
                <w:r>
                  <w:rPr>
                    <w:rFonts w:eastAsiaTheme="minorEastAsia" w:cstheme="minorBidi"/>
                    <w:noProof/>
                    <w:szCs w:val="22"/>
                    <w:lang w:bidi="ar-SA"/>
                  </w:rPr>
                  <w:tab/>
                </w:r>
                <w:r w:rsidRPr="0049174D">
                  <w:rPr>
                    <w:rStyle w:val="Hyperlink"/>
                    <w:noProof/>
                  </w:rPr>
                  <w:t>Validity Date</w:t>
                </w:r>
                <w:r>
                  <w:rPr>
                    <w:noProof/>
                    <w:webHidden/>
                  </w:rPr>
                  <w:tab/>
                </w:r>
                <w:r>
                  <w:rPr>
                    <w:noProof/>
                    <w:webHidden/>
                  </w:rPr>
                  <w:fldChar w:fldCharType="begin"/>
                </w:r>
                <w:r>
                  <w:rPr>
                    <w:noProof/>
                    <w:webHidden/>
                  </w:rPr>
                  <w:instrText xml:space="preserve"> PAGEREF _Toc38467101 \h </w:instrText>
                </w:r>
                <w:r>
                  <w:rPr>
                    <w:noProof/>
                    <w:webHidden/>
                  </w:rPr>
                </w:r>
              </w:ins>
              <w:r>
                <w:rPr>
                  <w:noProof/>
                  <w:webHidden/>
                </w:rPr>
                <w:fldChar w:fldCharType="separate"/>
              </w:r>
              <w:ins w:id="62" w:author="Narendar Reddy" w:date="2020-04-22T16:57:00Z">
                <w:r>
                  <w:rPr>
                    <w:noProof/>
                    <w:webHidden/>
                  </w:rPr>
                  <w:t>12</w:t>
                </w:r>
                <w:r>
                  <w:rPr>
                    <w:noProof/>
                    <w:webHidden/>
                  </w:rPr>
                  <w:fldChar w:fldCharType="end"/>
                </w:r>
                <w:r w:rsidRPr="0049174D">
                  <w:rPr>
                    <w:rStyle w:val="Hyperlink"/>
                    <w:noProof/>
                  </w:rPr>
                  <w:fldChar w:fldCharType="end"/>
                </w:r>
              </w:ins>
            </w:p>
            <w:p w14:paraId="5FB1798A" w14:textId="413E2D50" w:rsidR="00653061" w:rsidRDefault="00653061">
              <w:pPr>
                <w:pStyle w:val="TOC2"/>
                <w:tabs>
                  <w:tab w:val="left" w:pos="880"/>
                  <w:tab w:val="right" w:leader="dot" w:pos="9350"/>
                </w:tabs>
                <w:rPr>
                  <w:ins w:id="63" w:author="Narendar Reddy" w:date="2020-04-22T16:57:00Z"/>
                  <w:rFonts w:eastAsiaTheme="minorEastAsia" w:cstheme="minorBidi"/>
                  <w:noProof/>
                  <w:szCs w:val="22"/>
                  <w:lang w:bidi="ar-SA"/>
                </w:rPr>
              </w:pPr>
              <w:ins w:id="64"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"_Toc38467102"</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2.5</w:t>
                </w:r>
                <w:r>
                  <w:rPr>
                    <w:rFonts w:eastAsiaTheme="minorEastAsia" w:cstheme="minorBidi"/>
                    <w:noProof/>
                    <w:szCs w:val="22"/>
                    <w:lang w:bidi="ar-SA"/>
                  </w:rPr>
                  <w:tab/>
                </w:r>
                <w:r w:rsidRPr="0049174D">
                  <w:rPr>
                    <w:rStyle w:val="Hyperlink"/>
                    <w:noProof/>
                  </w:rPr>
                  <w:t>User, Role and access</w:t>
                </w:r>
                <w:r>
                  <w:rPr>
                    <w:noProof/>
                    <w:webHidden/>
                  </w:rPr>
                  <w:tab/>
                </w:r>
                <w:r>
                  <w:rPr>
                    <w:noProof/>
                    <w:webHidden/>
                  </w:rPr>
                  <w:fldChar w:fldCharType="begin"/>
                </w:r>
                <w:r>
                  <w:rPr>
                    <w:noProof/>
                    <w:webHidden/>
                  </w:rPr>
                  <w:instrText xml:space="preserve"> PAGEREF _Toc38467102 \h </w:instrText>
                </w:r>
                <w:r>
                  <w:rPr>
                    <w:noProof/>
                    <w:webHidden/>
                  </w:rPr>
                </w:r>
              </w:ins>
              <w:r>
                <w:rPr>
                  <w:noProof/>
                  <w:webHidden/>
                </w:rPr>
                <w:fldChar w:fldCharType="separate"/>
              </w:r>
              <w:ins w:id="65" w:author="Narendar Reddy" w:date="2020-04-22T16:57:00Z">
                <w:r>
                  <w:rPr>
                    <w:noProof/>
                    <w:webHidden/>
                  </w:rPr>
                  <w:t>12</w:t>
                </w:r>
                <w:r>
                  <w:rPr>
                    <w:noProof/>
                    <w:webHidden/>
                  </w:rPr>
                  <w:fldChar w:fldCharType="end"/>
                </w:r>
                <w:r w:rsidRPr="0049174D">
                  <w:rPr>
                    <w:rStyle w:val="Hyperlink"/>
                    <w:noProof/>
                  </w:rPr>
                  <w:fldChar w:fldCharType="end"/>
                </w:r>
              </w:ins>
            </w:p>
            <w:p w14:paraId="36907A80" w14:textId="02F1D0B4" w:rsidR="00653061" w:rsidRDefault="00653061">
              <w:pPr>
                <w:pStyle w:val="TOC3"/>
                <w:tabs>
                  <w:tab w:val="left" w:pos="1320"/>
                  <w:tab w:val="right" w:leader="dot" w:pos="9350"/>
                </w:tabs>
                <w:rPr>
                  <w:ins w:id="66" w:author="Narendar Reddy" w:date="2020-04-22T16:57:00Z"/>
                  <w:rFonts w:eastAsiaTheme="minorEastAsia" w:cstheme="minorBidi"/>
                  <w:noProof/>
                  <w:szCs w:val="22"/>
                  <w:lang w:bidi="ar-SA"/>
                </w:rPr>
              </w:pPr>
              <w:ins w:id="67"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"_Toc38467103"</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2.5.1</w:t>
                </w:r>
                <w:r>
                  <w:rPr>
                    <w:rFonts w:eastAsiaTheme="minorEastAsia" w:cstheme="minorBidi"/>
                    <w:noProof/>
                    <w:szCs w:val="22"/>
                    <w:lang w:bidi="ar-SA"/>
                  </w:rPr>
                  <w:tab/>
                </w:r>
                <w:r w:rsidRPr="0049174D">
                  <w:rPr>
                    <w:rStyle w:val="Hyperlink"/>
                    <w:noProof/>
                  </w:rPr>
                  <w:t>User, Role and features Meta Data</w:t>
                </w:r>
                <w:r>
                  <w:rPr>
                    <w:noProof/>
                    <w:webHidden/>
                  </w:rPr>
                  <w:tab/>
                </w:r>
                <w:r>
                  <w:rPr>
                    <w:noProof/>
                    <w:webHidden/>
                  </w:rPr>
                  <w:fldChar w:fldCharType="begin"/>
                </w:r>
                <w:r>
                  <w:rPr>
                    <w:noProof/>
                    <w:webHidden/>
                  </w:rPr>
                  <w:instrText xml:space="preserve"> PAGEREF _Toc38467103 \h </w:instrText>
                </w:r>
                <w:r>
                  <w:rPr>
                    <w:noProof/>
                    <w:webHidden/>
                  </w:rPr>
                </w:r>
              </w:ins>
              <w:r>
                <w:rPr>
                  <w:noProof/>
                  <w:webHidden/>
                </w:rPr>
                <w:fldChar w:fldCharType="separate"/>
              </w:r>
              <w:ins w:id="68" w:author="Narendar Reddy" w:date="2020-04-22T16:57:00Z">
                <w:r>
                  <w:rPr>
                    <w:noProof/>
                    <w:webHidden/>
                  </w:rPr>
                  <w:t>12</w:t>
                </w:r>
                <w:r>
                  <w:rPr>
                    <w:noProof/>
                    <w:webHidden/>
                  </w:rPr>
                  <w:fldChar w:fldCharType="end"/>
                </w:r>
                <w:r w:rsidRPr="0049174D">
                  <w:rPr>
                    <w:rStyle w:val="Hyperlink"/>
                    <w:noProof/>
                  </w:rPr>
                  <w:fldChar w:fldCharType="end"/>
                </w:r>
              </w:ins>
            </w:p>
            <w:p w14:paraId="5FB85265" w14:textId="563C009B" w:rsidR="00653061" w:rsidRDefault="00653061">
              <w:pPr>
                <w:pStyle w:val="TOC3"/>
                <w:tabs>
                  <w:tab w:val="left" w:pos="1320"/>
                  <w:tab w:val="right" w:leader="dot" w:pos="9350"/>
                </w:tabs>
                <w:rPr>
                  <w:ins w:id="69" w:author="Narendar Reddy" w:date="2020-04-22T16:57:00Z"/>
                  <w:rFonts w:eastAsiaTheme="minorEastAsia" w:cstheme="minorBidi"/>
                  <w:noProof/>
                  <w:szCs w:val="22"/>
                  <w:lang w:bidi="ar-SA"/>
                </w:rPr>
              </w:pPr>
              <w:ins w:id="70"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"_Toc38467104"</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2.5.2</w:t>
                </w:r>
                <w:r>
                  <w:rPr>
                    <w:rFonts w:eastAsiaTheme="minorEastAsia" w:cstheme="minorBidi"/>
                    <w:noProof/>
                    <w:szCs w:val="22"/>
                    <w:lang w:bidi="ar-SA"/>
                  </w:rPr>
                  <w:tab/>
                </w:r>
                <w:r w:rsidRPr="0049174D">
                  <w:rPr>
                    <w:rStyle w:val="Hyperlink"/>
                    <w:noProof/>
                  </w:rPr>
                  <w:t>Password Change</w:t>
                </w:r>
                <w:r>
                  <w:rPr>
                    <w:noProof/>
                    <w:webHidden/>
                  </w:rPr>
                  <w:tab/>
                </w:r>
                <w:r>
                  <w:rPr>
                    <w:noProof/>
                    <w:webHidden/>
                  </w:rPr>
                  <w:fldChar w:fldCharType="begin"/>
                </w:r>
                <w:r>
                  <w:rPr>
                    <w:noProof/>
                    <w:webHidden/>
                  </w:rPr>
                  <w:instrText xml:space="preserve"> PAGEREF _Toc38467104 \h </w:instrText>
                </w:r>
                <w:r>
                  <w:rPr>
                    <w:noProof/>
                    <w:webHidden/>
                  </w:rPr>
                </w:r>
              </w:ins>
              <w:r>
                <w:rPr>
                  <w:noProof/>
                  <w:webHidden/>
                </w:rPr>
                <w:fldChar w:fldCharType="separate"/>
              </w:r>
              <w:ins w:id="71" w:author="Narendar Reddy" w:date="2020-04-22T16:57:00Z">
                <w:r>
                  <w:rPr>
                    <w:noProof/>
                    <w:webHidden/>
                  </w:rPr>
                  <w:t>13</w:t>
                </w:r>
                <w:r>
                  <w:rPr>
                    <w:noProof/>
                    <w:webHidden/>
                  </w:rPr>
                  <w:fldChar w:fldCharType="end"/>
                </w:r>
                <w:r w:rsidRPr="0049174D">
                  <w:rPr>
                    <w:rStyle w:val="Hyperlink"/>
                    <w:noProof/>
                  </w:rPr>
                  <w:fldChar w:fldCharType="end"/>
                </w:r>
              </w:ins>
            </w:p>
            <w:p w14:paraId="3D3DDAFD" w14:textId="3ACF047C" w:rsidR="00653061" w:rsidRDefault="00653061">
              <w:pPr>
                <w:pStyle w:val="TOC2"/>
                <w:tabs>
                  <w:tab w:val="left" w:pos="880"/>
                  <w:tab w:val="right" w:leader="dot" w:pos="9350"/>
                </w:tabs>
                <w:rPr>
                  <w:ins w:id="72" w:author="Narendar Reddy" w:date="2020-04-22T16:57:00Z"/>
                  <w:rFonts w:eastAsiaTheme="minorEastAsia" w:cstheme="minorBidi"/>
                  <w:noProof/>
                  <w:szCs w:val="22"/>
                  <w:lang w:bidi="ar-SA"/>
                </w:rPr>
              </w:pPr>
              <w:ins w:id="73"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"_Toc38467105"</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2.6</w:t>
                </w:r>
                <w:r>
                  <w:rPr>
                    <w:rFonts w:eastAsiaTheme="minorEastAsia" w:cstheme="minorBidi"/>
                    <w:noProof/>
                    <w:szCs w:val="22"/>
                    <w:lang w:bidi="ar-SA"/>
                  </w:rPr>
                  <w:tab/>
                </w:r>
                <w:r w:rsidRPr="0049174D">
                  <w:rPr>
                    <w:rStyle w:val="Hyperlink"/>
                    <w:noProof/>
                  </w:rPr>
                  <w:t>Text Modules</w:t>
                </w:r>
                <w:r>
                  <w:rPr>
                    <w:noProof/>
                    <w:webHidden/>
                  </w:rPr>
                  <w:tab/>
                </w:r>
                <w:r>
                  <w:rPr>
                    <w:noProof/>
                    <w:webHidden/>
                  </w:rPr>
                  <w:fldChar w:fldCharType="begin"/>
                </w:r>
                <w:r>
                  <w:rPr>
                    <w:noProof/>
                    <w:webHidden/>
                  </w:rPr>
                  <w:instrText xml:space="preserve"> PAGEREF _Toc38467105 \h </w:instrText>
                </w:r>
                <w:r>
                  <w:rPr>
                    <w:noProof/>
                    <w:webHidden/>
                  </w:rPr>
                </w:r>
              </w:ins>
              <w:r>
                <w:rPr>
                  <w:noProof/>
                  <w:webHidden/>
                </w:rPr>
                <w:fldChar w:fldCharType="separate"/>
              </w:r>
              <w:ins w:id="74" w:author="Narendar Reddy" w:date="2020-04-22T16:57:00Z">
                <w:r>
                  <w:rPr>
                    <w:noProof/>
                    <w:webHidden/>
                  </w:rPr>
                  <w:t>14</w:t>
                </w:r>
                <w:r>
                  <w:rPr>
                    <w:noProof/>
                    <w:webHidden/>
                  </w:rPr>
                  <w:fldChar w:fldCharType="end"/>
                </w:r>
                <w:r w:rsidRPr="0049174D">
                  <w:rPr>
                    <w:rStyle w:val="Hyperlink"/>
                    <w:noProof/>
                  </w:rPr>
                  <w:fldChar w:fldCharType="end"/>
                </w:r>
              </w:ins>
            </w:p>
            <w:p w14:paraId="0906DDC7" w14:textId="69570B25" w:rsidR="00653061" w:rsidRDefault="00653061">
              <w:pPr>
                <w:pStyle w:val="TOC2"/>
                <w:tabs>
                  <w:tab w:val="left" w:pos="880"/>
                  <w:tab w:val="right" w:leader="dot" w:pos="9350"/>
                </w:tabs>
                <w:rPr>
                  <w:ins w:id="75" w:author="Narendar Reddy" w:date="2020-04-22T16:57:00Z"/>
                  <w:rFonts w:eastAsiaTheme="minorEastAsia" w:cstheme="minorBidi"/>
                  <w:noProof/>
                  <w:szCs w:val="22"/>
                  <w:lang w:bidi="ar-SA"/>
                </w:rPr>
              </w:pPr>
              <w:ins w:id="76"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"_Toc38467106"</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2.7</w:t>
                </w:r>
                <w:r>
                  <w:rPr>
                    <w:rFonts w:eastAsiaTheme="minorEastAsia" w:cstheme="minorBidi"/>
                    <w:noProof/>
                    <w:szCs w:val="22"/>
                    <w:lang w:bidi="ar-SA"/>
                  </w:rPr>
                  <w:tab/>
                </w:r>
                <w:r w:rsidRPr="0049174D">
                  <w:rPr>
                    <w:rStyle w:val="Hyperlink"/>
                    <w:noProof/>
                  </w:rPr>
                  <w:t>Proposal Settings</w:t>
                </w:r>
                <w:r>
                  <w:rPr>
                    <w:noProof/>
                    <w:webHidden/>
                  </w:rPr>
                  <w:tab/>
                </w:r>
                <w:r>
                  <w:rPr>
                    <w:noProof/>
                    <w:webHidden/>
                  </w:rPr>
                  <w:fldChar w:fldCharType="begin"/>
                </w:r>
                <w:r>
                  <w:rPr>
                    <w:noProof/>
                    <w:webHidden/>
                  </w:rPr>
                  <w:instrText xml:space="preserve"> PAGEREF _Toc38467106 \h </w:instrText>
                </w:r>
                <w:r>
                  <w:rPr>
                    <w:noProof/>
                    <w:webHidden/>
                  </w:rPr>
                </w:r>
              </w:ins>
              <w:r>
                <w:rPr>
                  <w:noProof/>
                  <w:webHidden/>
                </w:rPr>
                <w:fldChar w:fldCharType="separate"/>
              </w:r>
              <w:ins w:id="77" w:author="Narendar Reddy" w:date="2020-04-22T16:57:00Z">
                <w:r>
                  <w:rPr>
                    <w:noProof/>
                    <w:webHidden/>
                  </w:rPr>
                  <w:t>14</w:t>
                </w:r>
                <w:r>
                  <w:rPr>
                    <w:noProof/>
                    <w:webHidden/>
                  </w:rPr>
                  <w:fldChar w:fldCharType="end"/>
                </w:r>
                <w:r w:rsidRPr="0049174D">
                  <w:rPr>
                    <w:rStyle w:val="Hyperlink"/>
                    <w:noProof/>
                  </w:rPr>
                  <w:fldChar w:fldCharType="end"/>
                </w:r>
              </w:ins>
            </w:p>
            <w:p w14:paraId="6776C1CE" w14:textId="1BA9481C" w:rsidR="00653061" w:rsidRDefault="00653061">
              <w:pPr>
                <w:pStyle w:val="TOC1"/>
                <w:tabs>
                  <w:tab w:val="left" w:pos="440"/>
                  <w:tab w:val="right" w:leader="dot" w:pos="9350"/>
                </w:tabs>
                <w:rPr>
                  <w:ins w:id="78" w:author="Narendar Reddy" w:date="2020-04-22T16:57:00Z"/>
                  <w:rFonts w:eastAsiaTheme="minorEastAsia" w:cstheme="minorBidi"/>
                  <w:noProof/>
                  <w:szCs w:val="22"/>
                  <w:lang w:bidi="ar-SA"/>
                </w:rPr>
              </w:pPr>
              <w:ins w:id="79"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"_Toc38467107"</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w:t>
                </w:r>
                <w:r>
                  <w:rPr>
                    <w:rFonts w:eastAsiaTheme="minorEastAsia" w:cstheme="minorBidi"/>
                    <w:noProof/>
                    <w:szCs w:val="22"/>
                    <w:lang w:bidi="ar-SA"/>
                  </w:rPr>
                  <w:tab/>
                </w:r>
                <w:r w:rsidRPr="0049174D">
                  <w:rPr>
                    <w:rStyle w:val="Hyperlink"/>
                    <w:noProof/>
                  </w:rPr>
                  <w:t>Project</w:t>
                </w:r>
                <w:r>
                  <w:rPr>
                    <w:noProof/>
                    <w:webHidden/>
                  </w:rPr>
                  <w:tab/>
                </w:r>
                <w:r>
                  <w:rPr>
                    <w:noProof/>
                    <w:webHidden/>
                  </w:rPr>
                  <w:fldChar w:fldCharType="begin"/>
                </w:r>
                <w:r>
                  <w:rPr>
                    <w:noProof/>
                    <w:webHidden/>
                  </w:rPr>
                  <w:instrText xml:space="preserve"> PAGEREF _Toc38467107 \h </w:instrText>
                </w:r>
                <w:r>
                  <w:rPr>
                    <w:noProof/>
                    <w:webHidden/>
                  </w:rPr>
                </w:r>
              </w:ins>
              <w:r>
                <w:rPr>
                  <w:noProof/>
                  <w:webHidden/>
                </w:rPr>
                <w:fldChar w:fldCharType="separate"/>
              </w:r>
              <w:ins w:id="80" w:author="Narendar Reddy" w:date="2020-04-22T16:57:00Z">
                <w:r>
                  <w:rPr>
                    <w:noProof/>
                    <w:webHidden/>
                  </w:rPr>
                  <w:t>15</w:t>
                </w:r>
                <w:r>
                  <w:rPr>
                    <w:noProof/>
                    <w:webHidden/>
                  </w:rPr>
                  <w:fldChar w:fldCharType="end"/>
                </w:r>
                <w:r w:rsidRPr="0049174D">
                  <w:rPr>
                    <w:rStyle w:val="Hyperlink"/>
                    <w:noProof/>
                  </w:rPr>
                  <w:fldChar w:fldCharType="end"/>
                </w:r>
              </w:ins>
            </w:p>
            <w:p w14:paraId="51F5E39C" w14:textId="4DF82907" w:rsidR="00653061" w:rsidRDefault="00653061">
              <w:pPr>
                <w:pStyle w:val="TOC2"/>
                <w:tabs>
                  <w:tab w:val="left" w:pos="880"/>
                  <w:tab w:val="right" w:leader="dot" w:pos="9350"/>
                </w:tabs>
                <w:rPr>
                  <w:ins w:id="81" w:author="Narendar Reddy" w:date="2020-04-22T16:57:00Z"/>
                  <w:rFonts w:eastAsiaTheme="minorEastAsia" w:cstheme="minorBidi"/>
                  <w:noProof/>
                  <w:szCs w:val="22"/>
                  <w:lang w:bidi="ar-SA"/>
                </w:rPr>
              </w:pPr>
              <w:ins w:id="82"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"_Toc38467108"</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3.1</w:t>
                </w:r>
                <w:r>
                  <w:rPr>
                    <w:rFonts w:eastAsiaTheme="minorEastAsia" w:cstheme="minorBidi"/>
                    <w:noProof/>
                    <w:szCs w:val="22"/>
                    <w:lang w:bidi="ar-SA"/>
                  </w:rPr>
                  <w:tab/>
                </w:r>
                <w:r w:rsidRPr="0049174D">
                  <w:rPr>
                    <w:rStyle w:val="Hyperlink"/>
                    <w:noProof/>
                  </w:rPr>
                  <w:t>New Project</w:t>
                </w:r>
                <w:r>
                  <w:rPr>
                    <w:noProof/>
                    <w:webHidden/>
                  </w:rPr>
                  <w:tab/>
                </w:r>
                <w:r>
                  <w:rPr>
                    <w:noProof/>
                    <w:webHidden/>
                  </w:rPr>
                  <w:fldChar w:fldCharType="begin"/>
                </w:r>
                <w:r>
                  <w:rPr>
                    <w:noProof/>
                    <w:webHidden/>
                  </w:rPr>
                  <w:instrText xml:space="preserve"> PAGEREF _Toc38467108 \h </w:instrText>
                </w:r>
                <w:r>
                  <w:rPr>
                    <w:noProof/>
                    <w:webHidden/>
                  </w:rPr>
                </w:r>
              </w:ins>
              <w:r>
                <w:rPr>
                  <w:noProof/>
                  <w:webHidden/>
                </w:rPr>
                <w:fldChar w:fldCharType="separate"/>
              </w:r>
              <w:ins w:id="83" w:author="Narendar Reddy" w:date="2020-04-22T16:57:00Z">
                <w:r>
                  <w:rPr>
                    <w:noProof/>
                    <w:webHidden/>
                  </w:rPr>
                  <w:t>15</w:t>
                </w:r>
                <w:r>
                  <w:rPr>
                    <w:noProof/>
                    <w:webHidden/>
                  </w:rPr>
                  <w:fldChar w:fldCharType="end"/>
                </w:r>
                <w:r w:rsidRPr="0049174D">
                  <w:rPr>
                    <w:rStyle w:val="Hyperlink"/>
                    <w:noProof/>
                  </w:rPr>
                  <w:fldChar w:fldCharType="end"/>
                </w:r>
              </w:ins>
            </w:p>
            <w:p w14:paraId="6129C777" w14:textId="419B1DF2" w:rsidR="00653061" w:rsidRDefault="00653061">
              <w:pPr>
                <w:pStyle w:val="TOC2"/>
                <w:tabs>
                  <w:tab w:val="left" w:pos="880"/>
                  <w:tab w:val="right" w:leader="dot" w:pos="9350"/>
                </w:tabs>
                <w:rPr>
                  <w:ins w:id="84" w:author="Narendar Reddy" w:date="2020-04-22T16:57:00Z"/>
                  <w:rFonts w:eastAsiaTheme="minorEastAsia" w:cstheme="minorBidi"/>
                  <w:noProof/>
                  <w:szCs w:val="22"/>
                  <w:lang w:bidi="ar-SA"/>
                </w:rPr>
              </w:pPr>
              <w:ins w:id="85"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"_Toc38467109"</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3.2</w:t>
                </w:r>
                <w:r>
                  <w:rPr>
                    <w:rFonts w:eastAsiaTheme="minorEastAsia" w:cstheme="minorBidi"/>
                    <w:noProof/>
                    <w:szCs w:val="22"/>
                    <w:lang w:bidi="ar-SA"/>
                  </w:rPr>
                  <w:tab/>
                </w:r>
                <w:r w:rsidRPr="0049174D">
                  <w:rPr>
                    <w:rStyle w:val="Hyperlink"/>
                    <w:noProof/>
                  </w:rPr>
                  <w:t>Load Existing Project</w:t>
                </w:r>
                <w:r>
                  <w:rPr>
                    <w:noProof/>
                    <w:webHidden/>
                  </w:rPr>
                  <w:tab/>
                </w:r>
                <w:r>
                  <w:rPr>
                    <w:noProof/>
                    <w:webHidden/>
                  </w:rPr>
                  <w:fldChar w:fldCharType="begin"/>
                </w:r>
                <w:r>
                  <w:rPr>
                    <w:noProof/>
                    <w:webHidden/>
                  </w:rPr>
                  <w:instrText xml:space="preserve"> PAGEREF _Toc38467109 \h </w:instrText>
                </w:r>
                <w:r>
                  <w:rPr>
                    <w:noProof/>
                    <w:webHidden/>
                  </w:rPr>
                </w:r>
              </w:ins>
              <w:r>
                <w:rPr>
                  <w:noProof/>
                  <w:webHidden/>
                </w:rPr>
                <w:fldChar w:fldCharType="separate"/>
              </w:r>
              <w:ins w:id="86" w:author="Narendar Reddy" w:date="2020-04-22T16:57:00Z">
                <w:r>
                  <w:rPr>
                    <w:noProof/>
                    <w:webHidden/>
                  </w:rPr>
                  <w:t>15</w:t>
                </w:r>
                <w:r>
                  <w:rPr>
                    <w:noProof/>
                    <w:webHidden/>
                  </w:rPr>
                  <w:fldChar w:fldCharType="end"/>
                </w:r>
                <w:r w:rsidRPr="0049174D">
                  <w:rPr>
                    <w:rStyle w:val="Hyperlink"/>
                    <w:noProof/>
                  </w:rPr>
                  <w:fldChar w:fldCharType="end"/>
                </w:r>
              </w:ins>
            </w:p>
            <w:p w14:paraId="1AD5FA5F" w14:textId="63743537" w:rsidR="00653061" w:rsidRDefault="00653061">
              <w:pPr>
                <w:pStyle w:val="TOC2"/>
                <w:tabs>
                  <w:tab w:val="left" w:pos="880"/>
                  <w:tab w:val="right" w:leader="dot" w:pos="9350"/>
                </w:tabs>
                <w:rPr>
                  <w:ins w:id="87" w:author="Narendar Reddy" w:date="2020-04-22T16:57:00Z"/>
                  <w:rFonts w:eastAsiaTheme="minorEastAsia" w:cstheme="minorBidi"/>
                  <w:noProof/>
                  <w:szCs w:val="22"/>
                  <w:lang w:bidi="ar-SA"/>
                </w:rPr>
              </w:pPr>
              <w:ins w:id="88"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"_Toc38467110"</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3.3</w:t>
                </w:r>
                <w:r>
                  <w:rPr>
                    <w:rFonts w:eastAsiaTheme="minorEastAsia" w:cstheme="minorBidi"/>
                    <w:noProof/>
                    <w:szCs w:val="22"/>
                    <w:lang w:bidi="ar-SA"/>
                  </w:rPr>
                  <w:tab/>
                </w:r>
                <w:r w:rsidRPr="0049174D">
                  <w:rPr>
                    <w:rStyle w:val="Hyperlink"/>
                    <w:noProof/>
                  </w:rPr>
                  <w:t>Import Project</w:t>
                </w:r>
                <w:r>
                  <w:rPr>
                    <w:noProof/>
                    <w:webHidden/>
                  </w:rPr>
                  <w:tab/>
                </w:r>
                <w:r>
                  <w:rPr>
                    <w:noProof/>
                    <w:webHidden/>
                  </w:rPr>
                  <w:fldChar w:fldCharType="begin"/>
                </w:r>
                <w:r>
                  <w:rPr>
                    <w:noProof/>
                    <w:webHidden/>
                  </w:rPr>
                  <w:instrText xml:space="preserve"> PAGEREF _Toc38467110 \h </w:instrText>
                </w:r>
                <w:r>
                  <w:rPr>
                    <w:noProof/>
                    <w:webHidden/>
                  </w:rPr>
                </w:r>
              </w:ins>
              <w:r>
                <w:rPr>
                  <w:noProof/>
                  <w:webHidden/>
                </w:rPr>
                <w:fldChar w:fldCharType="separate"/>
              </w:r>
              <w:ins w:id="89" w:author="Narendar Reddy" w:date="2020-04-22T16:57:00Z">
                <w:r>
                  <w:rPr>
                    <w:noProof/>
                    <w:webHidden/>
                  </w:rPr>
                  <w:t>15</w:t>
                </w:r>
                <w:r>
                  <w:rPr>
                    <w:noProof/>
                    <w:webHidden/>
                  </w:rPr>
                  <w:fldChar w:fldCharType="end"/>
                </w:r>
                <w:r w:rsidRPr="0049174D">
                  <w:rPr>
                    <w:rStyle w:val="Hyperlink"/>
                    <w:noProof/>
                  </w:rPr>
                  <w:fldChar w:fldCharType="end"/>
                </w:r>
              </w:ins>
            </w:p>
            <w:p w14:paraId="1DF2D5B2" w14:textId="6F6EC786" w:rsidR="00653061" w:rsidRDefault="00653061">
              <w:pPr>
                <w:pStyle w:val="TOC2"/>
                <w:tabs>
                  <w:tab w:val="left" w:pos="880"/>
                  <w:tab w:val="right" w:leader="dot" w:pos="9350"/>
                </w:tabs>
                <w:rPr>
                  <w:ins w:id="90" w:author="Narendar Reddy" w:date="2020-04-22T16:57:00Z"/>
                  <w:rFonts w:eastAsiaTheme="minorEastAsia" w:cstheme="minorBidi"/>
                  <w:noProof/>
                  <w:szCs w:val="22"/>
                  <w:lang w:bidi="ar-SA"/>
                </w:rPr>
              </w:pPr>
              <w:ins w:id="91"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"_Toc38467111"</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3.4</w:t>
                </w:r>
                <w:r>
                  <w:rPr>
                    <w:rFonts w:eastAsiaTheme="minorEastAsia" w:cstheme="minorBidi"/>
                    <w:noProof/>
                    <w:szCs w:val="22"/>
                    <w:lang w:bidi="ar-SA"/>
                  </w:rPr>
                  <w:tab/>
                </w:r>
                <w:r w:rsidRPr="0049174D">
                  <w:rPr>
                    <w:rStyle w:val="Hyperlink"/>
                    <w:noProof/>
                  </w:rPr>
                  <w:t>Export Project</w:t>
                </w:r>
                <w:r>
                  <w:rPr>
                    <w:noProof/>
                    <w:webHidden/>
                  </w:rPr>
                  <w:tab/>
                </w:r>
                <w:r>
                  <w:rPr>
                    <w:noProof/>
                    <w:webHidden/>
                  </w:rPr>
                  <w:fldChar w:fldCharType="begin"/>
                </w:r>
                <w:r>
                  <w:rPr>
                    <w:noProof/>
                    <w:webHidden/>
                  </w:rPr>
                  <w:instrText xml:space="preserve"> PAGEREF _Toc38467111 \h </w:instrText>
                </w:r>
                <w:r>
                  <w:rPr>
                    <w:noProof/>
                    <w:webHidden/>
                  </w:rPr>
                </w:r>
              </w:ins>
              <w:r>
                <w:rPr>
                  <w:noProof/>
                  <w:webHidden/>
                </w:rPr>
                <w:fldChar w:fldCharType="separate"/>
              </w:r>
              <w:ins w:id="92" w:author="Narendar Reddy" w:date="2020-04-22T16:57:00Z">
                <w:r>
                  <w:rPr>
                    <w:noProof/>
                    <w:webHidden/>
                  </w:rPr>
                  <w:t>16</w:t>
                </w:r>
                <w:r>
                  <w:rPr>
                    <w:noProof/>
                    <w:webHidden/>
                  </w:rPr>
                  <w:fldChar w:fldCharType="end"/>
                </w:r>
                <w:r w:rsidRPr="0049174D">
                  <w:rPr>
                    <w:rStyle w:val="Hyperlink"/>
                    <w:noProof/>
                  </w:rPr>
                  <w:fldChar w:fldCharType="end"/>
                </w:r>
              </w:ins>
            </w:p>
            <w:p w14:paraId="07FCD693" w14:textId="5E443E19" w:rsidR="00653061" w:rsidRDefault="00653061">
              <w:pPr>
                <w:pStyle w:val="TOC2"/>
                <w:tabs>
                  <w:tab w:val="left" w:pos="880"/>
                  <w:tab w:val="right" w:leader="dot" w:pos="9350"/>
                </w:tabs>
                <w:rPr>
                  <w:ins w:id="93" w:author="Narendar Reddy" w:date="2020-04-22T16:57:00Z"/>
                  <w:rFonts w:eastAsiaTheme="minorEastAsia" w:cstheme="minorBidi"/>
                  <w:noProof/>
                  <w:szCs w:val="22"/>
                  <w:lang w:bidi="ar-SA"/>
                </w:rPr>
              </w:pPr>
              <w:ins w:id="94"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"_Toc38467112"</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3.5</w:t>
                </w:r>
                <w:r>
                  <w:rPr>
                    <w:rFonts w:eastAsiaTheme="minorEastAsia" w:cstheme="minorBidi"/>
                    <w:noProof/>
                    <w:szCs w:val="22"/>
                    <w:lang w:bidi="ar-SA"/>
                  </w:rPr>
                  <w:tab/>
                </w:r>
                <w:r w:rsidRPr="0049174D">
                  <w:rPr>
                    <w:rStyle w:val="Hyperlink"/>
                    <w:noProof/>
                  </w:rPr>
                  <w:t>Refresh Project</w:t>
                </w:r>
                <w:r>
                  <w:rPr>
                    <w:noProof/>
                    <w:webHidden/>
                  </w:rPr>
                  <w:tab/>
                </w:r>
                <w:r>
                  <w:rPr>
                    <w:noProof/>
                    <w:webHidden/>
                  </w:rPr>
                  <w:fldChar w:fldCharType="begin"/>
                </w:r>
                <w:r>
                  <w:rPr>
                    <w:noProof/>
                    <w:webHidden/>
                  </w:rPr>
                  <w:instrText xml:space="preserve"> PAGEREF _Toc38467112 \h </w:instrText>
                </w:r>
                <w:r>
                  <w:rPr>
                    <w:noProof/>
                    <w:webHidden/>
                  </w:rPr>
                </w:r>
              </w:ins>
              <w:r>
                <w:rPr>
                  <w:noProof/>
                  <w:webHidden/>
                </w:rPr>
                <w:fldChar w:fldCharType="separate"/>
              </w:r>
              <w:ins w:id="95" w:author="Narendar Reddy" w:date="2020-04-22T16:57:00Z">
                <w:r>
                  <w:rPr>
                    <w:noProof/>
                    <w:webHidden/>
                  </w:rPr>
                  <w:t>16</w:t>
                </w:r>
                <w:r>
                  <w:rPr>
                    <w:noProof/>
                    <w:webHidden/>
                  </w:rPr>
                  <w:fldChar w:fldCharType="end"/>
                </w:r>
                <w:r w:rsidRPr="0049174D">
                  <w:rPr>
                    <w:rStyle w:val="Hyperlink"/>
                    <w:noProof/>
                  </w:rPr>
                  <w:fldChar w:fldCharType="end"/>
                </w:r>
              </w:ins>
            </w:p>
            <w:p w14:paraId="09C06EC4" w14:textId="5EF7BB3F" w:rsidR="00653061" w:rsidRDefault="00653061">
              <w:pPr>
                <w:pStyle w:val="TOC2"/>
                <w:tabs>
                  <w:tab w:val="left" w:pos="880"/>
                  <w:tab w:val="right" w:leader="dot" w:pos="9350"/>
                </w:tabs>
                <w:rPr>
                  <w:ins w:id="96" w:author="Narendar Reddy" w:date="2020-04-22T16:57:00Z"/>
                  <w:rFonts w:eastAsiaTheme="minorEastAsia" w:cstheme="minorBidi"/>
                  <w:noProof/>
                  <w:szCs w:val="22"/>
                  <w:lang w:bidi="ar-SA"/>
                </w:rPr>
              </w:pPr>
              <w:ins w:id="97" w:author="Narendar Reddy" w:date="2020-04-22T16:57:00Z">
                <w:r w:rsidRPr="0049174D">
                  <w:rPr>
                    <w:rStyle w:val="Hyperlink"/>
                    <w:noProof/>
                  </w:rPr>
                  <w:lastRenderedPageBreak/>
                  <w:fldChar w:fldCharType="begin"/>
                </w:r>
                <w:r w:rsidRPr="0049174D">
                  <w:rPr>
                    <w:rStyle w:val="Hyperlink"/>
                    <w:noProof/>
                  </w:rPr>
                  <w:instrText xml:space="preserve"> </w:instrText>
                </w:r>
                <w:r>
                  <w:rPr>
                    <w:noProof/>
                  </w:rPr>
                  <w:instrText>HYPERLINK \l "_Toc38467113"</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3.6</w:t>
                </w:r>
                <w:r>
                  <w:rPr>
                    <w:rFonts w:eastAsiaTheme="minorEastAsia" w:cstheme="minorBidi"/>
                    <w:noProof/>
                    <w:szCs w:val="22"/>
                    <w:lang w:bidi="ar-SA"/>
                  </w:rPr>
                  <w:tab/>
                </w:r>
                <w:r w:rsidRPr="0049174D">
                  <w:rPr>
                    <w:rStyle w:val="Hyperlink"/>
                    <w:noProof/>
                  </w:rPr>
                  <w:t>Copy &amp; Delete Project</w:t>
                </w:r>
                <w:r>
                  <w:rPr>
                    <w:noProof/>
                    <w:webHidden/>
                  </w:rPr>
                  <w:tab/>
                </w:r>
                <w:r>
                  <w:rPr>
                    <w:noProof/>
                    <w:webHidden/>
                  </w:rPr>
                  <w:fldChar w:fldCharType="begin"/>
                </w:r>
                <w:r>
                  <w:rPr>
                    <w:noProof/>
                    <w:webHidden/>
                  </w:rPr>
                  <w:instrText xml:space="preserve"> PAGEREF _Toc38467113 \h </w:instrText>
                </w:r>
                <w:r>
                  <w:rPr>
                    <w:noProof/>
                    <w:webHidden/>
                  </w:rPr>
                </w:r>
              </w:ins>
              <w:r>
                <w:rPr>
                  <w:noProof/>
                  <w:webHidden/>
                </w:rPr>
                <w:fldChar w:fldCharType="separate"/>
              </w:r>
              <w:ins w:id="98" w:author="Narendar Reddy" w:date="2020-04-22T16:57:00Z">
                <w:r>
                  <w:rPr>
                    <w:noProof/>
                    <w:webHidden/>
                  </w:rPr>
                  <w:t>16</w:t>
                </w:r>
                <w:r>
                  <w:rPr>
                    <w:noProof/>
                    <w:webHidden/>
                  </w:rPr>
                  <w:fldChar w:fldCharType="end"/>
                </w:r>
                <w:r w:rsidRPr="0049174D">
                  <w:rPr>
                    <w:rStyle w:val="Hyperlink"/>
                    <w:noProof/>
                  </w:rPr>
                  <w:fldChar w:fldCharType="end"/>
                </w:r>
              </w:ins>
            </w:p>
            <w:p w14:paraId="366612DF" w14:textId="59E9E961" w:rsidR="00653061" w:rsidRDefault="00653061">
              <w:pPr>
                <w:pStyle w:val="TOC2"/>
                <w:tabs>
                  <w:tab w:val="left" w:pos="880"/>
                  <w:tab w:val="right" w:leader="dot" w:pos="9350"/>
                </w:tabs>
                <w:rPr>
                  <w:ins w:id="99" w:author="Narendar Reddy" w:date="2020-04-22T16:57:00Z"/>
                  <w:rFonts w:eastAsiaTheme="minorEastAsia" w:cstheme="minorBidi"/>
                  <w:noProof/>
                  <w:szCs w:val="22"/>
                  <w:lang w:bidi="ar-SA"/>
                </w:rPr>
              </w:pPr>
              <w:ins w:id="100"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"_Toc38467114"</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w:t>
                </w:r>
                <w:r>
                  <w:rPr>
                    <w:rFonts w:eastAsiaTheme="minorEastAsia" w:cstheme="minorBidi"/>
                    <w:noProof/>
                    <w:szCs w:val="22"/>
                    <w:lang w:bidi="ar-SA"/>
                  </w:rPr>
                  <w:tab/>
                </w:r>
                <w:r w:rsidRPr="0049174D">
                  <w:rPr>
                    <w:rStyle w:val="Hyperlink"/>
                    <w:noProof/>
                  </w:rPr>
                  <w:t>Functional Modules</w:t>
                </w:r>
                <w:r>
                  <w:rPr>
                    <w:noProof/>
                    <w:webHidden/>
                  </w:rPr>
                  <w:tab/>
                </w:r>
                <w:r>
                  <w:rPr>
                    <w:noProof/>
                    <w:webHidden/>
                  </w:rPr>
                  <w:fldChar w:fldCharType="begin"/>
                </w:r>
                <w:r>
                  <w:rPr>
                    <w:noProof/>
                    <w:webHidden/>
                  </w:rPr>
                  <w:instrText xml:space="preserve"> PAGEREF _Toc38467114 \h </w:instrText>
                </w:r>
                <w:r>
                  <w:rPr>
                    <w:noProof/>
                    <w:webHidden/>
                  </w:rPr>
                </w:r>
              </w:ins>
              <w:r>
                <w:rPr>
                  <w:noProof/>
                  <w:webHidden/>
                </w:rPr>
                <w:fldChar w:fldCharType="separate"/>
              </w:r>
              <w:ins w:id="101" w:author="Narendar Reddy" w:date="2020-04-22T16:57:00Z">
                <w:r>
                  <w:rPr>
                    <w:noProof/>
                    <w:webHidden/>
                  </w:rPr>
                  <w:t>17</w:t>
                </w:r>
                <w:r>
                  <w:rPr>
                    <w:noProof/>
                    <w:webHidden/>
                  </w:rPr>
                  <w:fldChar w:fldCharType="end"/>
                </w:r>
                <w:r w:rsidRPr="0049174D">
                  <w:rPr>
                    <w:rStyle w:val="Hyperlink"/>
                    <w:noProof/>
                  </w:rPr>
                  <w:fldChar w:fldCharType="end"/>
                </w:r>
              </w:ins>
            </w:p>
            <w:p w14:paraId="04EEBB4C" w14:textId="38AC0926" w:rsidR="00653061" w:rsidRDefault="00653061">
              <w:pPr>
                <w:pStyle w:val="TOC3"/>
                <w:tabs>
                  <w:tab w:val="left" w:pos="1320"/>
                  <w:tab w:val="right" w:leader="dot" w:pos="9350"/>
                </w:tabs>
                <w:rPr>
                  <w:ins w:id="102" w:author="Narendar Reddy" w:date="2020-04-22T16:57:00Z"/>
                  <w:rFonts w:eastAsiaTheme="minorEastAsia" w:cstheme="minorBidi"/>
                  <w:noProof/>
                  <w:szCs w:val="22"/>
                  <w:lang w:bidi="ar-SA"/>
                </w:rPr>
              </w:pPr>
              <w:ins w:id="103"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"_Toc38467115"</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3.7.1</w:t>
                </w:r>
                <w:r>
                  <w:rPr>
                    <w:rFonts w:eastAsiaTheme="minorEastAsia" w:cstheme="minorBidi"/>
                    <w:noProof/>
                    <w:szCs w:val="22"/>
                    <w:lang w:bidi="ar-SA"/>
                  </w:rPr>
                  <w:tab/>
                </w:r>
                <w:r w:rsidRPr="0049174D">
                  <w:rPr>
                    <w:rStyle w:val="Hyperlink"/>
                    <w:noProof/>
                  </w:rPr>
                  <w:t>Project Meta Data</w:t>
                </w:r>
                <w:r>
                  <w:rPr>
                    <w:noProof/>
                    <w:webHidden/>
                  </w:rPr>
                  <w:tab/>
                </w:r>
                <w:r>
                  <w:rPr>
                    <w:noProof/>
                    <w:webHidden/>
                  </w:rPr>
                  <w:fldChar w:fldCharType="begin"/>
                </w:r>
                <w:r>
                  <w:rPr>
                    <w:noProof/>
                    <w:webHidden/>
                  </w:rPr>
                  <w:instrText xml:space="preserve"> PAGEREF _Toc38467115 \h </w:instrText>
                </w:r>
                <w:r>
                  <w:rPr>
                    <w:noProof/>
                    <w:webHidden/>
                  </w:rPr>
                </w:r>
              </w:ins>
              <w:r>
                <w:rPr>
                  <w:noProof/>
                  <w:webHidden/>
                </w:rPr>
                <w:fldChar w:fldCharType="separate"/>
              </w:r>
              <w:ins w:id="104" w:author="Narendar Reddy" w:date="2020-04-22T16:57:00Z">
                <w:r>
                  <w:rPr>
                    <w:noProof/>
                    <w:webHidden/>
                  </w:rPr>
                  <w:t>17</w:t>
                </w:r>
                <w:r>
                  <w:rPr>
                    <w:noProof/>
                    <w:webHidden/>
                  </w:rPr>
                  <w:fldChar w:fldCharType="end"/>
                </w:r>
                <w:r w:rsidRPr="0049174D">
                  <w:rPr>
                    <w:rStyle w:val="Hyperlink"/>
                    <w:noProof/>
                  </w:rPr>
                  <w:fldChar w:fldCharType="end"/>
                </w:r>
              </w:ins>
            </w:p>
            <w:p w14:paraId="5594149F" w14:textId="21EC8521" w:rsidR="00653061" w:rsidRDefault="00653061">
              <w:pPr>
                <w:pStyle w:val="TOC3"/>
                <w:tabs>
                  <w:tab w:val="left" w:pos="1320"/>
                  <w:tab w:val="right" w:leader="dot" w:pos="9350"/>
                </w:tabs>
                <w:rPr>
                  <w:ins w:id="105" w:author="Narendar Reddy" w:date="2020-04-22T16:57:00Z"/>
                  <w:rFonts w:eastAsiaTheme="minorEastAsia" w:cstheme="minorBidi"/>
                  <w:noProof/>
                  <w:szCs w:val="22"/>
                  <w:lang w:bidi="ar-SA"/>
                </w:rPr>
              </w:pPr>
              <w:ins w:id="106"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"_Toc38467116"</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3.7.2</w:t>
                </w:r>
                <w:r>
                  <w:rPr>
                    <w:rFonts w:eastAsiaTheme="minorEastAsia" w:cstheme="minorBidi"/>
                    <w:noProof/>
                    <w:szCs w:val="22"/>
                    <w:lang w:bidi="ar-SA"/>
                  </w:rPr>
                  <w:tab/>
                </w:r>
                <w:r w:rsidRPr="0049174D">
                  <w:rPr>
                    <w:rStyle w:val="Hyperlink"/>
                    <w:noProof/>
                  </w:rPr>
                  <w:t>LV Details</w:t>
                </w:r>
                <w:r>
                  <w:rPr>
                    <w:noProof/>
                    <w:webHidden/>
                  </w:rPr>
                  <w:tab/>
                </w:r>
                <w:r>
                  <w:rPr>
                    <w:noProof/>
                    <w:webHidden/>
                  </w:rPr>
                  <w:fldChar w:fldCharType="begin"/>
                </w:r>
                <w:r>
                  <w:rPr>
                    <w:noProof/>
                    <w:webHidden/>
                  </w:rPr>
                  <w:instrText xml:space="preserve"> PAGEREF _Toc38467116 \h </w:instrText>
                </w:r>
                <w:r>
                  <w:rPr>
                    <w:noProof/>
                    <w:webHidden/>
                  </w:rPr>
                </w:r>
              </w:ins>
              <w:r>
                <w:rPr>
                  <w:noProof/>
                  <w:webHidden/>
                </w:rPr>
                <w:fldChar w:fldCharType="separate"/>
              </w:r>
              <w:ins w:id="107" w:author="Narendar Reddy" w:date="2020-04-22T16:57:00Z">
                <w:r>
                  <w:rPr>
                    <w:noProof/>
                    <w:webHidden/>
                  </w:rPr>
                  <w:t>17</w:t>
                </w:r>
                <w:r>
                  <w:rPr>
                    <w:noProof/>
                    <w:webHidden/>
                  </w:rPr>
                  <w:fldChar w:fldCharType="end"/>
                </w:r>
                <w:r w:rsidRPr="0049174D">
                  <w:rPr>
                    <w:rStyle w:val="Hyperlink"/>
                    <w:noProof/>
                  </w:rPr>
                  <w:fldChar w:fldCharType="end"/>
                </w:r>
              </w:ins>
            </w:p>
            <w:p w14:paraId="2CE7F294" w14:textId="5FB71B4D" w:rsidR="00653061" w:rsidRDefault="00653061">
              <w:pPr>
                <w:pStyle w:val="TOC3"/>
                <w:tabs>
                  <w:tab w:val="left" w:pos="1320"/>
                  <w:tab w:val="right" w:leader="dot" w:pos="9350"/>
                </w:tabs>
                <w:rPr>
                  <w:ins w:id="108" w:author="Narendar Reddy" w:date="2020-04-22T16:57:00Z"/>
                  <w:rFonts w:eastAsiaTheme="minorEastAsia" w:cstheme="minorBidi"/>
                  <w:noProof/>
                  <w:szCs w:val="22"/>
                  <w:lang w:bidi="ar-SA"/>
                </w:rPr>
              </w:pPr>
              <w:ins w:id="109"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"_Toc38467117"</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3.7.3</w:t>
                </w:r>
                <w:r>
                  <w:rPr>
                    <w:rFonts w:eastAsiaTheme="minorEastAsia" w:cstheme="minorBidi"/>
                    <w:noProof/>
                    <w:szCs w:val="22"/>
                    <w:lang w:bidi="ar-SA"/>
                  </w:rPr>
                  <w:tab/>
                </w:r>
                <w:r w:rsidRPr="0049174D">
                  <w:rPr>
                    <w:rStyle w:val="Hyperlink"/>
                    <w:noProof/>
                  </w:rPr>
                  <w:t>Cost Details</w:t>
                </w:r>
                <w:r>
                  <w:rPr>
                    <w:noProof/>
                    <w:webHidden/>
                  </w:rPr>
                  <w:tab/>
                </w:r>
                <w:r>
                  <w:rPr>
                    <w:noProof/>
                    <w:webHidden/>
                  </w:rPr>
                  <w:fldChar w:fldCharType="begin"/>
                </w:r>
                <w:r>
                  <w:rPr>
                    <w:noProof/>
                    <w:webHidden/>
                  </w:rPr>
                  <w:instrText xml:space="preserve"> PAGEREF _Toc38467117 \h </w:instrText>
                </w:r>
                <w:r>
                  <w:rPr>
                    <w:noProof/>
                    <w:webHidden/>
                  </w:rPr>
                </w:r>
              </w:ins>
              <w:r>
                <w:rPr>
                  <w:noProof/>
                  <w:webHidden/>
                </w:rPr>
                <w:fldChar w:fldCharType="separate"/>
              </w:r>
              <w:ins w:id="110" w:author="Narendar Reddy" w:date="2020-04-22T16:57:00Z">
                <w:r>
                  <w:rPr>
                    <w:noProof/>
                    <w:webHidden/>
                  </w:rPr>
                  <w:t>19</w:t>
                </w:r>
                <w:r>
                  <w:rPr>
                    <w:noProof/>
                    <w:webHidden/>
                  </w:rPr>
                  <w:fldChar w:fldCharType="end"/>
                </w:r>
                <w:r w:rsidRPr="0049174D">
                  <w:rPr>
                    <w:rStyle w:val="Hyperlink"/>
                    <w:noProof/>
                  </w:rPr>
                  <w:fldChar w:fldCharType="end"/>
                </w:r>
              </w:ins>
            </w:p>
            <w:p w14:paraId="5951D0EF" w14:textId="5CA3FE5B" w:rsidR="00653061" w:rsidRDefault="00653061">
              <w:pPr>
                <w:pStyle w:val="TOC3"/>
                <w:tabs>
                  <w:tab w:val="left" w:pos="1320"/>
                  <w:tab w:val="right" w:leader="dot" w:pos="9350"/>
                </w:tabs>
                <w:rPr>
                  <w:ins w:id="111" w:author="Narendar Reddy" w:date="2020-04-22T16:57:00Z"/>
                  <w:rFonts w:eastAsiaTheme="minorEastAsia" w:cstheme="minorBidi"/>
                  <w:noProof/>
                  <w:szCs w:val="22"/>
                  <w:lang w:bidi="ar-SA"/>
                </w:rPr>
              </w:pPr>
              <w:ins w:id="112"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"_Toc38467118"</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3.7.4</w:t>
                </w:r>
                <w:r>
                  <w:rPr>
                    <w:rFonts w:eastAsiaTheme="minorEastAsia" w:cstheme="minorBidi"/>
                    <w:noProof/>
                    <w:szCs w:val="22"/>
                    <w:lang w:bidi="ar-SA"/>
                  </w:rPr>
                  <w:tab/>
                </w:r>
                <w:r w:rsidRPr="0049174D">
                  <w:rPr>
                    <w:rStyle w:val="Hyperlink"/>
                    <w:noProof/>
                  </w:rPr>
                  <w:t>Tabular View</w:t>
                </w:r>
                <w:r>
                  <w:rPr>
                    <w:noProof/>
                    <w:webHidden/>
                  </w:rPr>
                  <w:tab/>
                </w:r>
                <w:r>
                  <w:rPr>
                    <w:noProof/>
                    <w:webHidden/>
                  </w:rPr>
                  <w:fldChar w:fldCharType="begin"/>
                </w:r>
                <w:r>
                  <w:rPr>
                    <w:noProof/>
                    <w:webHidden/>
                  </w:rPr>
                  <w:instrText xml:space="preserve"> PAGEREF _Toc38467118 \h </w:instrText>
                </w:r>
                <w:r>
                  <w:rPr>
                    <w:noProof/>
                    <w:webHidden/>
                  </w:rPr>
                </w:r>
              </w:ins>
              <w:r>
                <w:rPr>
                  <w:noProof/>
                  <w:webHidden/>
                </w:rPr>
                <w:fldChar w:fldCharType="separate"/>
              </w:r>
              <w:ins w:id="113" w:author="Narendar Reddy" w:date="2020-04-22T16:57:00Z">
                <w:r>
                  <w:rPr>
                    <w:noProof/>
                    <w:webHidden/>
                  </w:rPr>
                  <w:t>21</w:t>
                </w:r>
                <w:r>
                  <w:rPr>
                    <w:noProof/>
                    <w:webHidden/>
                  </w:rPr>
                  <w:fldChar w:fldCharType="end"/>
                </w:r>
                <w:r w:rsidRPr="0049174D">
                  <w:rPr>
                    <w:rStyle w:val="Hyperlink"/>
                    <w:noProof/>
                  </w:rPr>
                  <w:fldChar w:fldCharType="end"/>
                </w:r>
              </w:ins>
            </w:p>
            <w:p w14:paraId="32C9515E" w14:textId="4D7C745A" w:rsidR="00653061" w:rsidRDefault="00653061">
              <w:pPr>
                <w:pStyle w:val="TOC3"/>
                <w:tabs>
                  <w:tab w:val="left" w:pos="1320"/>
                  <w:tab w:val="right" w:leader="dot" w:pos="9350"/>
                </w:tabs>
                <w:rPr>
                  <w:ins w:id="114" w:author="Narendar Reddy" w:date="2020-04-22T16:57:00Z"/>
                  <w:rFonts w:eastAsiaTheme="minorEastAsia" w:cstheme="minorBidi"/>
                  <w:noProof/>
                  <w:szCs w:val="22"/>
                  <w:lang w:bidi="ar-SA"/>
                </w:rPr>
              </w:pPr>
              <w:ins w:id="115"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"_Toc38467119"</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3.7.5</w:t>
                </w:r>
                <w:r>
                  <w:rPr>
                    <w:rFonts w:eastAsiaTheme="minorEastAsia" w:cstheme="minorBidi"/>
                    <w:noProof/>
                    <w:szCs w:val="22"/>
                    <w:lang w:bidi="ar-SA"/>
                  </w:rPr>
                  <w:tab/>
                </w:r>
                <w:r w:rsidRPr="0049174D">
                  <w:rPr>
                    <w:rStyle w:val="Hyperlink"/>
                    <w:noProof/>
                  </w:rPr>
                  <w:t>Bulk Processing</w:t>
                </w:r>
                <w:r>
                  <w:rPr>
                    <w:noProof/>
                    <w:webHidden/>
                  </w:rPr>
                  <w:tab/>
                </w:r>
                <w:r>
                  <w:rPr>
                    <w:noProof/>
                    <w:webHidden/>
                  </w:rPr>
                  <w:fldChar w:fldCharType="begin"/>
                </w:r>
                <w:r>
                  <w:rPr>
                    <w:noProof/>
                    <w:webHidden/>
                  </w:rPr>
                  <w:instrText xml:space="preserve"> PAGEREF _Toc38467119 \h </w:instrText>
                </w:r>
                <w:r>
                  <w:rPr>
                    <w:noProof/>
                    <w:webHidden/>
                  </w:rPr>
                </w:r>
              </w:ins>
              <w:r>
                <w:rPr>
                  <w:noProof/>
                  <w:webHidden/>
                </w:rPr>
                <w:fldChar w:fldCharType="separate"/>
              </w:r>
              <w:ins w:id="116" w:author="Narendar Reddy" w:date="2020-04-22T16:57:00Z">
                <w:r>
                  <w:rPr>
                    <w:noProof/>
                    <w:webHidden/>
                  </w:rPr>
                  <w:t>22</w:t>
                </w:r>
                <w:r>
                  <w:rPr>
                    <w:noProof/>
                    <w:webHidden/>
                  </w:rPr>
                  <w:fldChar w:fldCharType="end"/>
                </w:r>
                <w:r w:rsidRPr="0049174D">
                  <w:rPr>
                    <w:rStyle w:val="Hyperlink"/>
                    <w:noProof/>
                  </w:rPr>
                  <w:fldChar w:fldCharType="end"/>
                </w:r>
              </w:ins>
            </w:p>
            <w:p w14:paraId="7043563E" w14:textId="49117C85" w:rsidR="00653061" w:rsidRDefault="00653061">
              <w:pPr>
                <w:pStyle w:val="TOC3"/>
                <w:tabs>
                  <w:tab w:val="left" w:pos="1320"/>
                  <w:tab w:val="right" w:leader="dot" w:pos="9350"/>
                </w:tabs>
                <w:rPr>
                  <w:ins w:id="117" w:author="Narendar Reddy" w:date="2020-04-22T16:57:00Z"/>
                  <w:rFonts w:eastAsiaTheme="minorEastAsia" w:cstheme="minorBidi"/>
                  <w:noProof/>
                  <w:szCs w:val="22"/>
                  <w:lang w:bidi="ar-SA"/>
                </w:rPr>
              </w:pPr>
              <w:ins w:id="118"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"_Toc38467120"</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3.7.6</w:t>
                </w:r>
                <w:r>
                  <w:rPr>
                    <w:rFonts w:eastAsiaTheme="minorEastAsia" w:cstheme="minorBidi"/>
                    <w:noProof/>
                    <w:szCs w:val="22"/>
                    <w:lang w:bidi="ar-SA"/>
                  </w:rPr>
                  <w:tab/>
                </w:r>
                <w:r w:rsidRPr="0049174D">
                  <w:rPr>
                    <w:rStyle w:val="Hyperlink"/>
                    <w:noProof/>
                  </w:rPr>
                  <w:t>Multi5</w:t>
                </w:r>
                <w:r>
                  <w:rPr>
                    <w:noProof/>
                    <w:webHidden/>
                  </w:rPr>
                  <w:tab/>
                </w:r>
                <w:r>
                  <w:rPr>
                    <w:noProof/>
                    <w:webHidden/>
                  </w:rPr>
                  <w:fldChar w:fldCharType="begin"/>
                </w:r>
                <w:r>
                  <w:rPr>
                    <w:noProof/>
                    <w:webHidden/>
                  </w:rPr>
                  <w:instrText xml:space="preserve"> PAGEREF _Toc38467120 \h </w:instrText>
                </w:r>
                <w:r>
                  <w:rPr>
                    <w:noProof/>
                    <w:webHidden/>
                  </w:rPr>
                </w:r>
              </w:ins>
              <w:r>
                <w:rPr>
                  <w:noProof/>
                  <w:webHidden/>
                </w:rPr>
                <w:fldChar w:fldCharType="separate"/>
              </w:r>
              <w:ins w:id="119" w:author="Narendar Reddy" w:date="2020-04-22T16:57:00Z">
                <w:r>
                  <w:rPr>
                    <w:noProof/>
                    <w:webHidden/>
                  </w:rPr>
                  <w:t>23</w:t>
                </w:r>
                <w:r>
                  <w:rPr>
                    <w:noProof/>
                    <w:webHidden/>
                  </w:rPr>
                  <w:fldChar w:fldCharType="end"/>
                </w:r>
                <w:r w:rsidRPr="0049174D">
                  <w:rPr>
                    <w:rStyle w:val="Hyperlink"/>
                    <w:noProof/>
                  </w:rPr>
                  <w:fldChar w:fldCharType="end"/>
                </w:r>
              </w:ins>
            </w:p>
            <w:p w14:paraId="62507338" w14:textId="1A339C58" w:rsidR="00653061" w:rsidRDefault="00653061">
              <w:pPr>
                <w:pStyle w:val="TOC3"/>
                <w:tabs>
                  <w:tab w:val="left" w:pos="1320"/>
                  <w:tab w:val="right" w:leader="dot" w:pos="9350"/>
                </w:tabs>
                <w:rPr>
                  <w:ins w:id="120" w:author="Narendar Reddy" w:date="2020-04-22T16:57:00Z"/>
                  <w:rFonts w:eastAsiaTheme="minorEastAsia" w:cstheme="minorBidi"/>
                  <w:noProof/>
                  <w:szCs w:val="22"/>
                  <w:lang w:bidi="ar-SA"/>
                </w:rPr>
              </w:pPr>
              <w:ins w:id="121"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"_Toc38467121"</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3.7.7</w:t>
                </w:r>
                <w:r>
                  <w:rPr>
                    <w:rFonts w:eastAsiaTheme="minorEastAsia" w:cstheme="minorBidi"/>
                    <w:noProof/>
                    <w:szCs w:val="22"/>
                    <w:lang w:bidi="ar-SA"/>
                  </w:rPr>
                  <w:tab/>
                </w:r>
                <w:r w:rsidRPr="0049174D">
                  <w:rPr>
                    <w:rStyle w:val="Hyperlink"/>
                    <w:noProof/>
                  </w:rPr>
                  <w:t>Multi6</w:t>
                </w:r>
                <w:r>
                  <w:rPr>
                    <w:noProof/>
                    <w:webHidden/>
                  </w:rPr>
                  <w:tab/>
                </w:r>
                <w:r>
                  <w:rPr>
                    <w:noProof/>
                    <w:webHidden/>
                  </w:rPr>
                  <w:fldChar w:fldCharType="begin"/>
                </w:r>
                <w:r>
                  <w:rPr>
                    <w:noProof/>
                    <w:webHidden/>
                  </w:rPr>
                  <w:instrText xml:space="preserve"> PAGEREF _Toc38467121 \h </w:instrText>
                </w:r>
                <w:r>
                  <w:rPr>
                    <w:noProof/>
                    <w:webHidden/>
                  </w:rPr>
                </w:r>
              </w:ins>
              <w:r>
                <w:rPr>
                  <w:noProof/>
                  <w:webHidden/>
                </w:rPr>
                <w:fldChar w:fldCharType="separate"/>
              </w:r>
              <w:ins w:id="122" w:author="Narendar Reddy" w:date="2020-04-22T16:57:00Z">
                <w:r>
                  <w:rPr>
                    <w:noProof/>
                    <w:webHidden/>
                  </w:rPr>
                  <w:t>23</w:t>
                </w:r>
                <w:r>
                  <w:rPr>
                    <w:noProof/>
                    <w:webHidden/>
                  </w:rPr>
                  <w:fldChar w:fldCharType="end"/>
                </w:r>
                <w:r w:rsidRPr="0049174D">
                  <w:rPr>
                    <w:rStyle w:val="Hyperlink"/>
                    <w:noProof/>
                  </w:rPr>
                  <w:fldChar w:fldCharType="end"/>
                </w:r>
              </w:ins>
            </w:p>
            <w:p w14:paraId="43611E5C" w14:textId="00ECF404" w:rsidR="00653061" w:rsidRDefault="00653061">
              <w:pPr>
                <w:pStyle w:val="TOC3"/>
                <w:tabs>
                  <w:tab w:val="left" w:pos="1320"/>
                  <w:tab w:val="right" w:leader="dot" w:pos="9350"/>
                </w:tabs>
                <w:rPr>
                  <w:ins w:id="123" w:author="Narendar Reddy" w:date="2020-04-22T16:57:00Z"/>
                  <w:rFonts w:eastAsiaTheme="minorEastAsia" w:cstheme="minorBidi"/>
                  <w:noProof/>
                  <w:szCs w:val="22"/>
                  <w:lang w:bidi="ar-SA"/>
                </w:rPr>
              </w:pPr>
              <w:ins w:id="124"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"_Toc38467122"</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3.7.8</w:t>
                </w:r>
                <w:r>
                  <w:rPr>
                    <w:rFonts w:eastAsiaTheme="minorEastAsia" w:cstheme="minorBidi"/>
                    <w:noProof/>
                    <w:szCs w:val="22"/>
                    <w:lang w:bidi="ar-SA"/>
                  </w:rPr>
                  <w:tab/>
                </w:r>
                <w:r w:rsidRPr="0049174D">
                  <w:rPr>
                    <w:rStyle w:val="Hyperlink"/>
                    <w:noProof/>
                  </w:rPr>
                  <w:t>Special Costs</w:t>
                </w:r>
                <w:r>
                  <w:rPr>
                    <w:noProof/>
                    <w:webHidden/>
                  </w:rPr>
                  <w:tab/>
                </w:r>
                <w:r>
                  <w:rPr>
                    <w:noProof/>
                    <w:webHidden/>
                  </w:rPr>
                  <w:fldChar w:fldCharType="begin"/>
                </w:r>
                <w:r>
                  <w:rPr>
                    <w:noProof/>
                    <w:webHidden/>
                  </w:rPr>
                  <w:instrText xml:space="preserve"> PAGEREF _Toc38467122 \h </w:instrText>
                </w:r>
                <w:r>
                  <w:rPr>
                    <w:noProof/>
                    <w:webHidden/>
                  </w:rPr>
                </w:r>
              </w:ins>
              <w:r>
                <w:rPr>
                  <w:noProof/>
                  <w:webHidden/>
                </w:rPr>
                <w:fldChar w:fldCharType="separate"/>
              </w:r>
              <w:ins w:id="125" w:author="Narendar Reddy" w:date="2020-04-22T16:57:00Z">
                <w:r>
                  <w:rPr>
                    <w:noProof/>
                    <w:webHidden/>
                  </w:rPr>
                  <w:t>23</w:t>
                </w:r>
                <w:r>
                  <w:rPr>
                    <w:noProof/>
                    <w:webHidden/>
                  </w:rPr>
                  <w:fldChar w:fldCharType="end"/>
                </w:r>
                <w:r w:rsidRPr="0049174D">
                  <w:rPr>
                    <w:rStyle w:val="Hyperlink"/>
                    <w:noProof/>
                  </w:rPr>
                  <w:fldChar w:fldCharType="end"/>
                </w:r>
              </w:ins>
            </w:p>
            <w:p w14:paraId="7FD6824A" w14:textId="2623A625" w:rsidR="00653061" w:rsidRDefault="00653061">
              <w:pPr>
                <w:pStyle w:val="TOC3"/>
                <w:tabs>
                  <w:tab w:val="left" w:pos="1320"/>
                  <w:tab w:val="right" w:leader="dot" w:pos="9350"/>
                </w:tabs>
                <w:rPr>
                  <w:ins w:id="126" w:author="Narendar Reddy" w:date="2020-04-22T16:57:00Z"/>
                  <w:rFonts w:eastAsiaTheme="minorEastAsia" w:cstheme="minorBidi"/>
                  <w:noProof/>
                  <w:szCs w:val="22"/>
                  <w:lang w:bidi="ar-SA"/>
                </w:rPr>
              </w:pPr>
              <w:ins w:id="127"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"_Toc38467123"</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3.7.9</w:t>
                </w:r>
                <w:r>
                  <w:rPr>
                    <w:rFonts w:eastAsiaTheme="minorEastAsia" w:cstheme="minorBidi"/>
                    <w:noProof/>
                    <w:szCs w:val="22"/>
                    <w:lang w:bidi="ar-SA"/>
                  </w:rPr>
                  <w:tab/>
                </w:r>
                <w:r w:rsidRPr="0049174D">
                  <w:rPr>
                    <w:rStyle w:val="Hyperlink"/>
                    <w:noProof/>
                  </w:rPr>
                  <w:t>Supplier Proposals/Price Enquiry</w:t>
                </w:r>
                <w:r>
                  <w:rPr>
                    <w:noProof/>
                    <w:webHidden/>
                  </w:rPr>
                  <w:tab/>
                </w:r>
                <w:r>
                  <w:rPr>
                    <w:noProof/>
                    <w:webHidden/>
                  </w:rPr>
                  <w:fldChar w:fldCharType="begin"/>
                </w:r>
                <w:r>
                  <w:rPr>
                    <w:noProof/>
                    <w:webHidden/>
                  </w:rPr>
                  <w:instrText xml:space="preserve"> PAGEREF _Toc38467123 \h </w:instrText>
                </w:r>
                <w:r>
                  <w:rPr>
                    <w:noProof/>
                    <w:webHidden/>
                  </w:rPr>
                </w:r>
              </w:ins>
              <w:r>
                <w:rPr>
                  <w:noProof/>
                  <w:webHidden/>
                </w:rPr>
                <w:fldChar w:fldCharType="separate"/>
              </w:r>
              <w:ins w:id="128" w:author="Narendar Reddy" w:date="2020-04-22T16:57:00Z">
                <w:r>
                  <w:rPr>
                    <w:noProof/>
                    <w:webHidden/>
                  </w:rPr>
                  <w:t>23</w:t>
                </w:r>
                <w:r>
                  <w:rPr>
                    <w:noProof/>
                    <w:webHidden/>
                  </w:rPr>
                  <w:fldChar w:fldCharType="end"/>
                </w:r>
                <w:r w:rsidRPr="0049174D">
                  <w:rPr>
                    <w:rStyle w:val="Hyperlink"/>
                    <w:noProof/>
                  </w:rPr>
                  <w:fldChar w:fldCharType="end"/>
                </w:r>
              </w:ins>
            </w:p>
            <w:p w14:paraId="63514D0A" w14:textId="29238B11" w:rsidR="00653061" w:rsidRDefault="00653061">
              <w:pPr>
                <w:pStyle w:val="TOC3"/>
                <w:tabs>
                  <w:tab w:val="left" w:pos="1320"/>
                  <w:tab w:val="right" w:leader="dot" w:pos="9350"/>
                </w:tabs>
                <w:rPr>
                  <w:ins w:id="129" w:author="Narendar Reddy" w:date="2020-04-22T16:57:00Z"/>
                  <w:rFonts w:eastAsiaTheme="minorEastAsia" w:cstheme="minorBidi"/>
                  <w:noProof/>
                  <w:szCs w:val="22"/>
                  <w:lang w:bidi="ar-SA"/>
                </w:rPr>
              </w:pPr>
              <w:ins w:id="130"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"_Toc38467124"</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3.7.10</w:t>
                </w:r>
                <w:r>
                  <w:rPr>
                    <w:rFonts w:eastAsiaTheme="minorEastAsia" w:cstheme="minorBidi"/>
                    <w:noProof/>
                    <w:szCs w:val="22"/>
                    <w:lang w:bidi="ar-SA"/>
                  </w:rPr>
                  <w:tab/>
                </w:r>
                <w:r w:rsidRPr="0049174D">
                  <w:rPr>
                    <w:rStyle w:val="Hyperlink"/>
                    <w:noProof/>
                  </w:rPr>
                  <w:t>Price Entry/Price Comparison</w:t>
                </w:r>
                <w:r>
                  <w:rPr>
                    <w:noProof/>
                    <w:webHidden/>
                  </w:rPr>
                  <w:tab/>
                </w:r>
                <w:r>
                  <w:rPr>
                    <w:noProof/>
                    <w:webHidden/>
                  </w:rPr>
                  <w:fldChar w:fldCharType="begin"/>
                </w:r>
                <w:r>
                  <w:rPr>
                    <w:noProof/>
                    <w:webHidden/>
                  </w:rPr>
                  <w:instrText xml:space="preserve"> PAGEREF _Toc38467124 \h </w:instrText>
                </w:r>
                <w:r>
                  <w:rPr>
                    <w:noProof/>
                    <w:webHidden/>
                  </w:rPr>
                </w:r>
              </w:ins>
              <w:r>
                <w:rPr>
                  <w:noProof/>
                  <w:webHidden/>
                </w:rPr>
                <w:fldChar w:fldCharType="separate"/>
              </w:r>
              <w:ins w:id="131" w:author="Narendar Reddy" w:date="2020-04-22T16:57:00Z">
                <w:r>
                  <w:rPr>
                    <w:noProof/>
                    <w:webHidden/>
                  </w:rPr>
                  <w:t>24</w:t>
                </w:r>
                <w:r>
                  <w:rPr>
                    <w:noProof/>
                    <w:webHidden/>
                  </w:rPr>
                  <w:fldChar w:fldCharType="end"/>
                </w:r>
                <w:r w:rsidRPr="0049174D">
                  <w:rPr>
                    <w:rStyle w:val="Hyperlink"/>
                    <w:noProof/>
                  </w:rPr>
                  <w:fldChar w:fldCharType="end"/>
                </w:r>
              </w:ins>
            </w:p>
            <w:p w14:paraId="410551B9" w14:textId="417E7890" w:rsidR="00653061" w:rsidRDefault="00653061">
              <w:pPr>
                <w:pStyle w:val="TOC3"/>
                <w:tabs>
                  <w:tab w:val="left" w:pos="1320"/>
                  <w:tab w:val="right" w:leader="dot" w:pos="9350"/>
                </w:tabs>
                <w:rPr>
                  <w:ins w:id="132" w:author="Narendar Reddy" w:date="2020-04-22T16:57:00Z"/>
                  <w:rFonts w:eastAsiaTheme="minorEastAsia" w:cstheme="minorBidi"/>
                  <w:noProof/>
                  <w:szCs w:val="22"/>
                  <w:lang w:bidi="ar-SA"/>
                </w:rPr>
              </w:pPr>
              <w:ins w:id="133"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"_Toc38467125"</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3.7.11</w:t>
                </w:r>
                <w:r>
                  <w:rPr>
                    <w:rFonts w:eastAsiaTheme="minorEastAsia" w:cstheme="minorBidi"/>
                    <w:noProof/>
                    <w:szCs w:val="22"/>
                    <w:lang w:bidi="ar-SA"/>
                  </w:rPr>
                  <w:tab/>
                </w:r>
                <w:r w:rsidRPr="0049174D">
                  <w:rPr>
                    <w:rStyle w:val="Hyperlink"/>
                    <w:noProof/>
                  </w:rPr>
                  <w:t>Copy Positions from another project</w:t>
                </w:r>
                <w:r>
                  <w:rPr>
                    <w:noProof/>
                    <w:webHidden/>
                  </w:rPr>
                  <w:tab/>
                </w:r>
                <w:r>
                  <w:rPr>
                    <w:noProof/>
                    <w:webHidden/>
                  </w:rPr>
                  <w:fldChar w:fldCharType="begin"/>
                </w:r>
                <w:r>
                  <w:rPr>
                    <w:noProof/>
                    <w:webHidden/>
                  </w:rPr>
                  <w:instrText xml:space="preserve"> PAGEREF _Toc38467125 \h </w:instrText>
                </w:r>
                <w:r>
                  <w:rPr>
                    <w:noProof/>
                    <w:webHidden/>
                  </w:rPr>
                </w:r>
              </w:ins>
              <w:r>
                <w:rPr>
                  <w:noProof/>
                  <w:webHidden/>
                </w:rPr>
                <w:fldChar w:fldCharType="separate"/>
              </w:r>
              <w:ins w:id="134" w:author="Narendar Reddy" w:date="2020-04-22T16:57:00Z">
                <w:r>
                  <w:rPr>
                    <w:noProof/>
                    <w:webHidden/>
                  </w:rPr>
                  <w:t>25</w:t>
                </w:r>
                <w:r>
                  <w:rPr>
                    <w:noProof/>
                    <w:webHidden/>
                  </w:rPr>
                  <w:fldChar w:fldCharType="end"/>
                </w:r>
                <w:r w:rsidRPr="0049174D">
                  <w:rPr>
                    <w:rStyle w:val="Hyperlink"/>
                    <w:noProof/>
                  </w:rPr>
                  <w:fldChar w:fldCharType="end"/>
                </w:r>
              </w:ins>
            </w:p>
            <w:p w14:paraId="041CFEED" w14:textId="1AB53EDE" w:rsidR="00653061" w:rsidRDefault="00653061">
              <w:pPr>
                <w:pStyle w:val="TOC3"/>
                <w:tabs>
                  <w:tab w:val="left" w:pos="1320"/>
                  <w:tab w:val="right" w:leader="dot" w:pos="9350"/>
                </w:tabs>
                <w:rPr>
                  <w:ins w:id="135" w:author="Narendar Reddy" w:date="2020-04-22T16:57:00Z"/>
                  <w:rFonts w:eastAsiaTheme="minorEastAsia" w:cstheme="minorBidi"/>
                  <w:noProof/>
                  <w:szCs w:val="22"/>
                  <w:lang w:bidi="ar-SA"/>
                </w:rPr>
              </w:pPr>
              <w:ins w:id="136"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"_Toc38467126"</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3.7.12</w:t>
                </w:r>
                <w:r>
                  <w:rPr>
                    <w:rFonts w:eastAsiaTheme="minorEastAsia" w:cstheme="minorBidi"/>
                    <w:noProof/>
                    <w:szCs w:val="22"/>
                    <w:lang w:bidi="ar-SA"/>
                  </w:rPr>
                  <w:tab/>
                </w:r>
                <w:r w:rsidRPr="0049174D">
                  <w:rPr>
                    <w:rStyle w:val="Hyperlink"/>
                    <w:noProof/>
                  </w:rPr>
                  <w:t>Price Comparison of Articles</w:t>
                </w:r>
                <w:r>
                  <w:rPr>
                    <w:noProof/>
                    <w:webHidden/>
                  </w:rPr>
                  <w:tab/>
                </w:r>
                <w:r>
                  <w:rPr>
                    <w:noProof/>
                    <w:webHidden/>
                  </w:rPr>
                  <w:fldChar w:fldCharType="begin"/>
                </w:r>
                <w:r>
                  <w:rPr>
                    <w:noProof/>
                    <w:webHidden/>
                  </w:rPr>
                  <w:instrText xml:space="preserve"> PAGEREF _Toc38467126 \h </w:instrText>
                </w:r>
                <w:r>
                  <w:rPr>
                    <w:noProof/>
                    <w:webHidden/>
                  </w:rPr>
                </w:r>
              </w:ins>
              <w:r>
                <w:rPr>
                  <w:noProof/>
                  <w:webHidden/>
                </w:rPr>
                <w:fldChar w:fldCharType="separate"/>
              </w:r>
              <w:ins w:id="137" w:author="Narendar Reddy" w:date="2020-04-22T16:57:00Z">
                <w:r>
                  <w:rPr>
                    <w:noProof/>
                    <w:webHidden/>
                  </w:rPr>
                  <w:t>25</w:t>
                </w:r>
                <w:r>
                  <w:rPr>
                    <w:noProof/>
                    <w:webHidden/>
                  </w:rPr>
                  <w:fldChar w:fldCharType="end"/>
                </w:r>
                <w:r w:rsidRPr="0049174D">
                  <w:rPr>
                    <w:rStyle w:val="Hyperlink"/>
                    <w:noProof/>
                  </w:rPr>
                  <w:fldChar w:fldCharType="end"/>
                </w:r>
              </w:ins>
            </w:p>
            <w:p w14:paraId="676C7FF8" w14:textId="4032F30A" w:rsidR="00653061" w:rsidRDefault="00653061">
              <w:pPr>
                <w:pStyle w:val="TOC3"/>
                <w:tabs>
                  <w:tab w:val="left" w:pos="1320"/>
                  <w:tab w:val="right" w:leader="dot" w:pos="9350"/>
                </w:tabs>
                <w:rPr>
                  <w:ins w:id="138" w:author="Narendar Reddy" w:date="2020-04-22T16:57:00Z"/>
                  <w:rFonts w:eastAsiaTheme="minorEastAsia" w:cstheme="minorBidi"/>
                  <w:noProof/>
                  <w:szCs w:val="22"/>
                  <w:lang w:bidi="ar-SA"/>
                </w:rPr>
              </w:pPr>
              <w:ins w:id="139"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"_Toc38467127"</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3.7.13</w:t>
                </w:r>
                <w:r>
                  <w:rPr>
                    <w:rFonts w:eastAsiaTheme="minorEastAsia" w:cstheme="minorBidi"/>
                    <w:noProof/>
                    <w:szCs w:val="22"/>
                    <w:lang w:bidi="ar-SA"/>
                  </w:rPr>
                  <w:tab/>
                </w:r>
                <w:r w:rsidRPr="0049174D">
                  <w:rPr>
                    <w:rStyle w:val="Hyperlink"/>
                    <w:noProof/>
                  </w:rPr>
                  <w:t>Field Definitions/Settings of Article Values</w:t>
                </w:r>
                <w:r>
                  <w:rPr>
                    <w:noProof/>
                    <w:webHidden/>
                  </w:rPr>
                  <w:tab/>
                </w:r>
                <w:r>
                  <w:rPr>
                    <w:noProof/>
                    <w:webHidden/>
                  </w:rPr>
                  <w:fldChar w:fldCharType="begin"/>
                </w:r>
                <w:r>
                  <w:rPr>
                    <w:noProof/>
                    <w:webHidden/>
                  </w:rPr>
                  <w:instrText xml:space="preserve"> PAGEREF _Toc38467127 \h </w:instrText>
                </w:r>
                <w:r>
                  <w:rPr>
                    <w:noProof/>
                    <w:webHidden/>
                  </w:rPr>
                </w:r>
              </w:ins>
              <w:r>
                <w:rPr>
                  <w:noProof/>
                  <w:webHidden/>
                </w:rPr>
                <w:fldChar w:fldCharType="separate"/>
              </w:r>
              <w:ins w:id="140" w:author="Narendar Reddy" w:date="2020-04-22T16:57:00Z">
                <w:r>
                  <w:rPr>
                    <w:noProof/>
                    <w:webHidden/>
                  </w:rPr>
                  <w:t>26</w:t>
                </w:r>
                <w:r>
                  <w:rPr>
                    <w:noProof/>
                    <w:webHidden/>
                  </w:rPr>
                  <w:fldChar w:fldCharType="end"/>
                </w:r>
                <w:r w:rsidRPr="0049174D">
                  <w:rPr>
                    <w:rStyle w:val="Hyperlink"/>
                    <w:noProof/>
                  </w:rPr>
                  <w:fldChar w:fldCharType="end"/>
                </w:r>
              </w:ins>
            </w:p>
            <w:p w14:paraId="48763DF0" w14:textId="331A21C9" w:rsidR="00653061" w:rsidRDefault="00653061">
              <w:pPr>
                <w:pStyle w:val="TOC3"/>
                <w:tabs>
                  <w:tab w:val="left" w:pos="1320"/>
                  <w:tab w:val="right" w:leader="dot" w:pos="9350"/>
                </w:tabs>
                <w:rPr>
                  <w:ins w:id="141" w:author="Narendar Reddy" w:date="2020-04-22T16:57:00Z"/>
                  <w:rFonts w:eastAsiaTheme="minorEastAsia" w:cstheme="minorBidi"/>
                  <w:noProof/>
                  <w:szCs w:val="22"/>
                  <w:lang w:bidi="ar-SA"/>
                </w:rPr>
              </w:pPr>
              <w:ins w:id="142"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"_Toc38467128"</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3.7.14</w:t>
                </w:r>
                <w:r>
                  <w:rPr>
                    <w:rFonts w:eastAsiaTheme="minorEastAsia" w:cstheme="minorBidi"/>
                    <w:noProof/>
                    <w:szCs w:val="22"/>
                    <w:lang w:bidi="ar-SA"/>
                  </w:rPr>
                  <w:tab/>
                </w:r>
                <w:r w:rsidRPr="0049174D">
                  <w:rPr>
                    <w:rStyle w:val="Hyperlink"/>
                    <w:noProof/>
                  </w:rPr>
                  <w:t>Articles Mapping with Cost Types for Form Blatt Reports</w:t>
                </w:r>
                <w:r>
                  <w:rPr>
                    <w:noProof/>
                    <w:webHidden/>
                  </w:rPr>
                  <w:tab/>
                </w:r>
                <w:r>
                  <w:rPr>
                    <w:noProof/>
                    <w:webHidden/>
                  </w:rPr>
                  <w:fldChar w:fldCharType="begin"/>
                </w:r>
                <w:r>
                  <w:rPr>
                    <w:noProof/>
                    <w:webHidden/>
                  </w:rPr>
                  <w:instrText xml:space="preserve"> PAGEREF _Toc38467128 \h </w:instrText>
                </w:r>
                <w:r>
                  <w:rPr>
                    <w:noProof/>
                    <w:webHidden/>
                  </w:rPr>
                </w:r>
              </w:ins>
              <w:r>
                <w:rPr>
                  <w:noProof/>
                  <w:webHidden/>
                </w:rPr>
                <w:fldChar w:fldCharType="separate"/>
              </w:r>
              <w:ins w:id="143" w:author="Narendar Reddy" w:date="2020-04-22T16:57:00Z">
                <w:r>
                  <w:rPr>
                    <w:noProof/>
                    <w:webHidden/>
                  </w:rPr>
                  <w:t>26</w:t>
                </w:r>
                <w:r>
                  <w:rPr>
                    <w:noProof/>
                    <w:webHidden/>
                  </w:rPr>
                  <w:fldChar w:fldCharType="end"/>
                </w:r>
                <w:r w:rsidRPr="0049174D">
                  <w:rPr>
                    <w:rStyle w:val="Hyperlink"/>
                    <w:noProof/>
                  </w:rPr>
                  <w:fldChar w:fldCharType="end"/>
                </w:r>
              </w:ins>
            </w:p>
            <w:p w14:paraId="7B32E8CA" w14:textId="1190C7B7" w:rsidR="00653061" w:rsidRDefault="00653061">
              <w:pPr>
                <w:pStyle w:val="TOC3"/>
                <w:tabs>
                  <w:tab w:val="left" w:pos="1320"/>
                  <w:tab w:val="right" w:leader="dot" w:pos="9350"/>
                </w:tabs>
                <w:rPr>
                  <w:ins w:id="144" w:author="Narendar Reddy" w:date="2020-04-22T16:57:00Z"/>
                  <w:rFonts w:eastAsiaTheme="minorEastAsia" w:cstheme="minorBidi"/>
                  <w:noProof/>
                  <w:szCs w:val="22"/>
                  <w:lang w:bidi="ar-SA"/>
                </w:rPr>
              </w:pPr>
              <w:ins w:id="145"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"_Toc38467129"</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3.7.15</w:t>
                </w:r>
                <w:r>
                  <w:rPr>
                    <w:rFonts w:eastAsiaTheme="minorEastAsia" w:cstheme="minorBidi"/>
                    <w:noProof/>
                    <w:szCs w:val="22"/>
                    <w:lang w:bidi="ar-SA"/>
                  </w:rPr>
                  <w:tab/>
                </w:r>
                <w:r w:rsidRPr="0049174D">
                  <w:rPr>
                    <w:rStyle w:val="Hyperlink"/>
                    <w:noProof/>
                  </w:rPr>
                  <w:t>Project Specific and Position Specific Articles</w:t>
                </w:r>
                <w:r>
                  <w:rPr>
                    <w:noProof/>
                    <w:webHidden/>
                  </w:rPr>
                  <w:tab/>
                </w:r>
                <w:r>
                  <w:rPr>
                    <w:noProof/>
                    <w:webHidden/>
                  </w:rPr>
                  <w:fldChar w:fldCharType="begin"/>
                </w:r>
                <w:r>
                  <w:rPr>
                    <w:noProof/>
                    <w:webHidden/>
                  </w:rPr>
                  <w:instrText xml:space="preserve"> PAGEREF _Toc38467129 \h </w:instrText>
                </w:r>
                <w:r>
                  <w:rPr>
                    <w:noProof/>
                    <w:webHidden/>
                  </w:rPr>
                </w:r>
              </w:ins>
              <w:r>
                <w:rPr>
                  <w:noProof/>
                  <w:webHidden/>
                </w:rPr>
                <w:fldChar w:fldCharType="separate"/>
              </w:r>
              <w:ins w:id="146" w:author="Narendar Reddy" w:date="2020-04-22T16:57:00Z">
                <w:r>
                  <w:rPr>
                    <w:noProof/>
                    <w:webHidden/>
                  </w:rPr>
                  <w:t>27</w:t>
                </w:r>
                <w:r>
                  <w:rPr>
                    <w:noProof/>
                    <w:webHidden/>
                  </w:rPr>
                  <w:fldChar w:fldCharType="end"/>
                </w:r>
                <w:r w:rsidRPr="0049174D">
                  <w:rPr>
                    <w:rStyle w:val="Hyperlink"/>
                    <w:noProof/>
                  </w:rPr>
                  <w:fldChar w:fldCharType="end"/>
                </w:r>
              </w:ins>
            </w:p>
            <w:p w14:paraId="6B198DF5" w14:textId="1483AE4F" w:rsidR="00653061" w:rsidRDefault="00653061">
              <w:pPr>
                <w:pStyle w:val="TOC2"/>
                <w:tabs>
                  <w:tab w:val="left" w:pos="880"/>
                  <w:tab w:val="right" w:leader="dot" w:pos="9350"/>
                </w:tabs>
                <w:rPr>
                  <w:ins w:id="147" w:author="Narendar Reddy" w:date="2020-04-22T16:57:00Z"/>
                  <w:rFonts w:eastAsiaTheme="minorEastAsia" w:cstheme="minorBidi"/>
                  <w:noProof/>
                  <w:szCs w:val="22"/>
                  <w:lang w:bidi="ar-SA"/>
                </w:rPr>
              </w:pPr>
              <w:ins w:id="148"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"_Toc38467130"</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3.8</w:t>
                </w:r>
                <w:r>
                  <w:rPr>
                    <w:rFonts w:eastAsiaTheme="minorEastAsia" w:cstheme="minorBidi"/>
                    <w:noProof/>
                    <w:szCs w:val="22"/>
                    <w:lang w:bidi="ar-SA"/>
                  </w:rPr>
                  <w:tab/>
                </w:r>
                <w:r w:rsidRPr="0049174D">
                  <w:rPr>
                    <w:rStyle w:val="Hyperlink"/>
                    <w:noProof/>
                  </w:rPr>
                  <w:t>Reports</w:t>
                </w:r>
                <w:r>
                  <w:rPr>
                    <w:noProof/>
                    <w:webHidden/>
                  </w:rPr>
                  <w:tab/>
                </w:r>
                <w:r>
                  <w:rPr>
                    <w:noProof/>
                    <w:webHidden/>
                  </w:rPr>
                  <w:fldChar w:fldCharType="begin"/>
                </w:r>
                <w:r>
                  <w:rPr>
                    <w:noProof/>
                    <w:webHidden/>
                  </w:rPr>
                  <w:instrText xml:space="preserve"> PAGEREF _Toc38467130 \h </w:instrText>
                </w:r>
                <w:r>
                  <w:rPr>
                    <w:noProof/>
                    <w:webHidden/>
                  </w:rPr>
                </w:r>
              </w:ins>
              <w:r>
                <w:rPr>
                  <w:noProof/>
                  <w:webHidden/>
                </w:rPr>
                <w:fldChar w:fldCharType="separate"/>
              </w:r>
              <w:ins w:id="149" w:author="Narendar Reddy" w:date="2020-04-22T16:57:00Z">
                <w:r>
                  <w:rPr>
                    <w:noProof/>
                    <w:webHidden/>
                  </w:rPr>
                  <w:t>27</w:t>
                </w:r>
                <w:r>
                  <w:rPr>
                    <w:noProof/>
                    <w:webHidden/>
                  </w:rPr>
                  <w:fldChar w:fldCharType="end"/>
                </w:r>
                <w:r w:rsidRPr="0049174D">
                  <w:rPr>
                    <w:rStyle w:val="Hyperlink"/>
                    <w:noProof/>
                  </w:rPr>
                  <w:fldChar w:fldCharType="end"/>
                </w:r>
              </w:ins>
            </w:p>
            <w:p w14:paraId="4E67E484" w14:textId="16F2CC52" w:rsidR="00653061" w:rsidRDefault="00653061">
              <w:pPr>
                <w:pStyle w:val="TOC3"/>
                <w:tabs>
                  <w:tab w:val="left" w:pos="1320"/>
                  <w:tab w:val="right" w:leader="dot" w:pos="9350"/>
                </w:tabs>
                <w:rPr>
                  <w:ins w:id="150" w:author="Narendar Reddy" w:date="2020-04-22T16:57:00Z"/>
                  <w:rFonts w:eastAsiaTheme="minorEastAsia" w:cstheme="minorBidi"/>
                  <w:noProof/>
                  <w:szCs w:val="22"/>
                  <w:lang w:bidi="ar-SA"/>
                </w:rPr>
              </w:pPr>
              <w:ins w:id="151"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"_Toc38467131"</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3.8.1</w:t>
                </w:r>
                <w:r>
                  <w:rPr>
                    <w:rFonts w:eastAsiaTheme="minorEastAsia" w:cstheme="minorBidi"/>
                    <w:noProof/>
                    <w:szCs w:val="22"/>
                    <w:lang w:bidi="ar-SA"/>
                  </w:rPr>
                  <w:tab/>
                </w:r>
                <w:r w:rsidRPr="0049174D">
                  <w:rPr>
                    <w:rStyle w:val="Hyperlink"/>
                    <w:noProof/>
                  </w:rPr>
                  <w:t>Angebot Report</w:t>
                </w:r>
                <w:r>
                  <w:rPr>
                    <w:noProof/>
                    <w:webHidden/>
                  </w:rPr>
                  <w:tab/>
                </w:r>
                <w:r>
                  <w:rPr>
                    <w:noProof/>
                    <w:webHidden/>
                  </w:rPr>
                  <w:fldChar w:fldCharType="begin"/>
                </w:r>
                <w:r>
                  <w:rPr>
                    <w:noProof/>
                    <w:webHidden/>
                  </w:rPr>
                  <w:instrText xml:space="preserve"> PAGEREF _Toc38467131 \h </w:instrText>
                </w:r>
                <w:r>
                  <w:rPr>
                    <w:noProof/>
                    <w:webHidden/>
                  </w:rPr>
                </w:r>
              </w:ins>
              <w:r>
                <w:rPr>
                  <w:noProof/>
                  <w:webHidden/>
                </w:rPr>
                <w:fldChar w:fldCharType="separate"/>
              </w:r>
              <w:ins w:id="152" w:author="Narendar Reddy" w:date="2020-04-22T16:57:00Z">
                <w:r>
                  <w:rPr>
                    <w:noProof/>
                    <w:webHidden/>
                  </w:rPr>
                  <w:t>27</w:t>
                </w:r>
                <w:r>
                  <w:rPr>
                    <w:noProof/>
                    <w:webHidden/>
                  </w:rPr>
                  <w:fldChar w:fldCharType="end"/>
                </w:r>
                <w:r w:rsidRPr="0049174D">
                  <w:rPr>
                    <w:rStyle w:val="Hyperlink"/>
                    <w:noProof/>
                  </w:rPr>
                  <w:fldChar w:fldCharType="end"/>
                </w:r>
              </w:ins>
            </w:p>
            <w:p w14:paraId="02B6872E" w14:textId="2362BA3B" w:rsidR="00653061" w:rsidRDefault="00653061">
              <w:pPr>
                <w:pStyle w:val="TOC3"/>
                <w:tabs>
                  <w:tab w:val="left" w:pos="1320"/>
                  <w:tab w:val="right" w:leader="dot" w:pos="9350"/>
                </w:tabs>
                <w:rPr>
                  <w:ins w:id="153" w:author="Narendar Reddy" w:date="2020-04-22T16:57:00Z"/>
                  <w:rFonts w:eastAsiaTheme="minorEastAsia" w:cstheme="minorBidi"/>
                  <w:noProof/>
                  <w:szCs w:val="22"/>
                  <w:lang w:bidi="ar-SA"/>
                </w:rPr>
              </w:pPr>
              <w:ins w:id="154"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"_Toc38467132"</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3.8.2</w:t>
                </w:r>
                <w:r>
                  <w:rPr>
                    <w:rFonts w:eastAsiaTheme="minorEastAsia" w:cstheme="minorBidi"/>
                    <w:noProof/>
                    <w:szCs w:val="22"/>
                    <w:lang w:bidi="ar-SA"/>
                  </w:rPr>
                  <w:tab/>
                </w:r>
                <w:r w:rsidRPr="0049174D">
                  <w:rPr>
                    <w:rStyle w:val="Hyperlink"/>
                    <w:noProof/>
                  </w:rPr>
                  <w:t>QuerCalculation</w:t>
                </w:r>
                <w:r>
                  <w:rPr>
                    <w:noProof/>
                    <w:webHidden/>
                  </w:rPr>
                  <w:tab/>
                </w:r>
                <w:r>
                  <w:rPr>
                    <w:noProof/>
                    <w:webHidden/>
                  </w:rPr>
                  <w:fldChar w:fldCharType="begin"/>
                </w:r>
                <w:r>
                  <w:rPr>
                    <w:noProof/>
                    <w:webHidden/>
                  </w:rPr>
                  <w:instrText xml:space="preserve"> PAGEREF _Toc38467132 \h </w:instrText>
                </w:r>
                <w:r>
                  <w:rPr>
                    <w:noProof/>
                    <w:webHidden/>
                  </w:rPr>
                </w:r>
              </w:ins>
              <w:r>
                <w:rPr>
                  <w:noProof/>
                  <w:webHidden/>
                </w:rPr>
                <w:fldChar w:fldCharType="separate"/>
              </w:r>
              <w:ins w:id="155" w:author="Narendar Reddy" w:date="2020-04-22T16:57:00Z">
                <w:r>
                  <w:rPr>
                    <w:noProof/>
                    <w:webHidden/>
                  </w:rPr>
                  <w:t>27</w:t>
                </w:r>
                <w:r>
                  <w:rPr>
                    <w:noProof/>
                    <w:webHidden/>
                  </w:rPr>
                  <w:fldChar w:fldCharType="end"/>
                </w:r>
                <w:r w:rsidRPr="0049174D">
                  <w:rPr>
                    <w:rStyle w:val="Hyperlink"/>
                    <w:noProof/>
                  </w:rPr>
                  <w:fldChar w:fldCharType="end"/>
                </w:r>
              </w:ins>
            </w:p>
            <w:p w14:paraId="2F6CA06A" w14:textId="38C15863" w:rsidR="00653061" w:rsidRDefault="00653061">
              <w:pPr>
                <w:pStyle w:val="TOC3"/>
                <w:tabs>
                  <w:tab w:val="left" w:pos="1320"/>
                  <w:tab w:val="right" w:leader="dot" w:pos="9350"/>
                </w:tabs>
                <w:rPr>
                  <w:ins w:id="156" w:author="Narendar Reddy" w:date="2020-04-22T16:57:00Z"/>
                  <w:rFonts w:eastAsiaTheme="minorEastAsia" w:cstheme="minorBidi"/>
                  <w:noProof/>
                  <w:szCs w:val="22"/>
                  <w:lang w:bidi="ar-SA"/>
                </w:rPr>
              </w:pPr>
              <w:ins w:id="157"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"_Toc38467133"</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3.8.3</w:t>
                </w:r>
                <w:r>
                  <w:rPr>
                    <w:rFonts w:eastAsiaTheme="minorEastAsia" w:cstheme="minorBidi"/>
                    <w:noProof/>
                    <w:szCs w:val="22"/>
                    <w:lang w:bidi="ar-SA"/>
                  </w:rPr>
                  <w:tab/>
                </w:r>
                <w:r w:rsidRPr="0049174D">
                  <w:rPr>
                    <w:rStyle w:val="Hyperlink"/>
                    <w:noProof/>
                  </w:rPr>
                  <w:t>Form Blatt 221&amp; 223</w:t>
                </w:r>
                <w:r>
                  <w:rPr>
                    <w:noProof/>
                    <w:webHidden/>
                  </w:rPr>
                  <w:tab/>
                </w:r>
                <w:r>
                  <w:rPr>
                    <w:noProof/>
                    <w:webHidden/>
                  </w:rPr>
                  <w:fldChar w:fldCharType="begin"/>
                </w:r>
                <w:r>
                  <w:rPr>
                    <w:noProof/>
                    <w:webHidden/>
                  </w:rPr>
                  <w:instrText xml:space="preserve"> PAGEREF _Toc38467133 \h </w:instrText>
                </w:r>
                <w:r>
                  <w:rPr>
                    <w:noProof/>
                    <w:webHidden/>
                  </w:rPr>
                </w:r>
              </w:ins>
              <w:r>
                <w:rPr>
                  <w:noProof/>
                  <w:webHidden/>
                </w:rPr>
                <w:fldChar w:fldCharType="separate"/>
              </w:r>
              <w:ins w:id="158" w:author="Narendar Reddy" w:date="2020-04-22T16:57:00Z">
                <w:r>
                  <w:rPr>
                    <w:noProof/>
                    <w:webHidden/>
                  </w:rPr>
                  <w:t>28</w:t>
                </w:r>
                <w:r>
                  <w:rPr>
                    <w:noProof/>
                    <w:webHidden/>
                  </w:rPr>
                  <w:fldChar w:fldCharType="end"/>
                </w:r>
                <w:r w:rsidRPr="0049174D">
                  <w:rPr>
                    <w:rStyle w:val="Hyperlink"/>
                    <w:noProof/>
                  </w:rPr>
                  <w:fldChar w:fldCharType="end"/>
                </w:r>
              </w:ins>
            </w:p>
            <w:p w14:paraId="7552DEE5" w14:textId="7147A10D" w:rsidR="00653061" w:rsidRDefault="00653061">
              <w:pPr>
                <w:pStyle w:val="TOC3"/>
                <w:tabs>
                  <w:tab w:val="left" w:pos="1320"/>
                  <w:tab w:val="right" w:leader="dot" w:pos="9350"/>
                </w:tabs>
                <w:rPr>
                  <w:ins w:id="159" w:author="Narendar Reddy" w:date="2020-04-22T16:57:00Z"/>
                  <w:rFonts w:eastAsiaTheme="minorEastAsia" w:cstheme="minorBidi"/>
                  <w:noProof/>
                  <w:szCs w:val="22"/>
                  <w:lang w:bidi="ar-SA"/>
                </w:rPr>
              </w:pPr>
              <w:ins w:id="160"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"_Toc38467134"</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3.8.4</w:t>
                </w:r>
                <w:r>
                  <w:rPr>
                    <w:rFonts w:eastAsiaTheme="minorEastAsia" w:cstheme="minorBidi"/>
                    <w:noProof/>
                    <w:szCs w:val="22"/>
                    <w:lang w:bidi="ar-SA"/>
                  </w:rPr>
                  <w:tab/>
                </w:r>
                <w:r w:rsidRPr="0049174D">
                  <w:rPr>
                    <w:rStyle w:val="Hyperlink"/>
                    <w:noProof/>
                  </w:rPr>
                  <w:t>Einzelaufgliederung Beispiel (Breakdown Report)</w:t>
                </w:r>
                <w:r>
                  <w:rPr>
                    <w:noProof/>
                    <w:webHidden/>
                  </w:rPr>
                  <w:tab/>
                </w:r>
                <w:r>
                  <w:rPr>
                    <w:noProof/>
                    <w:webHidden/>
                  </w:rPr>
                  <w:fldChar w:fldCharType="begin"/>
                </w:r>
                <w:r>
                  <w:rPr>
                    <w:noProof/>
                    <w:webHidden/>
                  </w:rPr>
                  <w:instrText xml:space="preserve"> PAGEREF _Toc38467134 \h </w:instrText>
                </w:r>
                <w:r>
                  <w:rPr>
                    <w:noProof/>
                    <w:webHidden/>
                  </w:rPr>
                </w:r>
              </w:ins>
              <w:r>
                <w:rPr>
                  <w:noProof/>
                  <w:webHidden/>
                </w:rPr>
                <w:fldChar w:fldCharType="separate"/>
              </w:r>
              <w:ins w:id="161" w:author="Narendar Reddy" w:date="2020-04-22T16:57:00Z">
                <w:r>
                  <w:rPr>
                    <w:noProof/>
                    <w:webHidden/>
                  </w:rPr>
                  <w:t>28</w:t>
                </w:r>
                <w:r>
                  <w:rPr>
                    <w:noProof/>
                    <w:webHidden/>
                  </w:rPr>
                  <w:fldChar w:fldCharType="end"/>
                </w:r>
                <w:r w:rsidRPr="0049174D">
                  <w:rPr>
                    <w:rStyle w:val="Hyperlink"/>
                    <w:noProof/>
                  </w:rPr>
                  <w:fldChar w:fldCharType="end"/>
                </w:r>
              </w:ins>
            </w:p>
            <w:p w14:paraId="073DE69D" w14:textId="1CFB930D" w:rsidR="00653061" w:rsidRDefault="00653061">
              <w:pPr>
                <w:pStyle w:val="TOC3"/>
                <w:tabs>
                  <w:tab w:val="left" w:pos="1320"/>
                  <w:tab w:val="right" w:leader="dot" w:pos="9350"/>
                </w:tabs>
                <w:rPr>
                  <w:ins w:id="162" w:author="Narendar Reddy" w:date="2020-04-22T16:57:00Z"/>
                  <w:rFonts w:eastAsiaTheme="minorEastAsia" w:cstheme="minorBidi"/>
                  <w:noProof/>
                  <w:szCs w:val="22"/>
                  <w:lang w:bidi="ar-SA"/>
                </w:rPr>
              </w:pPr>
              <w:ins w:id="163"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"_Toc38467135"</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3.8.5</w:t>
                </w:r>
                <w:r>
                  <w:rPr>
                    <w:rFonts w:eastAsiaTheme="minorEastAsia" w:cstheme="minorBidi"/>
                    <w:noProof/>
                    <w:szCs w:val="22"/>
                    <w:lang w:bidi="ar-SA"/>
                  </w:rPr>
                  <w:tab/>
                </w:r>
                <w:r w:rsidRPr="0049174D">
                  <w:rPr>
                    <w:rStyle w:val="Hyperlink"/>
                    <w:noProof/>
                  </w:rPr>
                  <w:t>Title Blatt</w:t>
                </w:r>
                <w:r>
                  <w:rPr>
                    <w:noProof/>
                    <w:webHidden/>
                  </w:rPr>
                  <w:tab/>
                </w:r>
                <w:r>
                  <w:rPr>
                    <w:noProof/>
                    <w:webHidden/>
                  </w:rPr>
                  <w:fldChar w:fldCharType="begin"/>
                </w:r>
                <w:r>
                  <w:rPr>
                    <w:noProof/>
                    <w:webHidden/>
                  </w:rPr>
                  <w:instrText xml:space="preserve"> PAGEREF _Toc38467135 \h </w:instrText>
                </w:r>
                <w:r>
                  <w:rPr>
                    <w:noProof/>
                    <w:webHidden/>
                  </w:rPr>
                </w:r>
              </w:ins>
              <w:r>
                <w:rPr>
                  <w:noProof/>
                  <w:webHidden/>
                </w:rPr>
                <w:fldChar w:fldCharType="separate"/>
              </w:r>
              <w:ins w:id="164" w:author="Narendar Reddy" w:date="2020-04-22T16:57:00Z">
                <w:r>
                  <w:rPr>
                    <w:noProof/>
                    <w:webHidden/>
                  </w:rPr>
                  <w:t>28</w:t>
                </w:r>
                <w:r>
                  <w:rPr>
                    <w:noProof/>
                    <w:webHidden/>
                  </w:rPr>
                  <w:fldChar w:fldCharType="end"/>
                </w:r>
                <w:r w:rsidRPr="0049174D">
                  <w:rPr>
                    <w:rStyle w:val="Hyperlink"/>
                    <w:noProof/>
                  </w:rPr>
                  <w:fldChar w:fldCharType="end"/>
                </w:r>
              </w:ins>
            </w:p>
            <w:p w14:paraId="6CC4CC68" w14:textId="372625D2" w:rsidR="00653061" w:rsidRDefault="00653061">
              <w:pPr>
                <w:pStyle w:val="TOC1"/>
                <w:tabs>
                  <w:tab w:val="left" w:pos="440"/>
                  <w:tab w:val="right" w:leader="dot" w:pos="9350"/>
                </w:tabs>
                <w:rPr>
                  <w:ins w:id="165" w:author="Narendar Reddy" w:date="2020-04-22T16:57:00Z"/>
                  <w:rFonts w:eastAsiaTheme="minorEastAsia" w:cstheme="minorBidi"/>
                  <w:noProof/>
                  <w:szCs w:val="22"/>
                  <w:lang w:bidi="ar-SA"/>
                </w:rPr>
              </w:pPr>
              <w:ins w:id="166"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"_Toc38467136"</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4</w:t>
                </w:r>
                <w:r>
                  <w:rPr>
                    <w:rFonts w:eastAsiaTheme="minorEastAsia" w:cstheme="minorBidi"/>
                    <w:noProof/>
                    <w:szCs w:val="22"/>
                    <w:lang w:bidi="ar-SA"/>
                  </w:rPr>
                  <w:tab/>
                </w:r>
                <w:r w:rsidRPr="0049174D">
                  <w:rPr>
                    <w:rStyle w:val="Hyperlink"/>
                    <w:noProof/>
                  </w:rPr>
                  <w:t>Title Blatt Templates</w:t>
                </w:r>
                <w:r>
                  <w:rPr>
                    <w:noProof/>
                    <w:webHidden/>
                  </w:rPr>
                  <w:tab/>
                </w:r>
                <w:r>
                  <w:rPr>
                    <w:noProof/>
                    <w:webHidden/>
                  </w:rPr>
                  <w:fldChar w:fldCharType="begin"/>
                </w:r>
                <w:r>
                  <w:rPr>
                    <w:noProof/>
                    <w:webHidden/>
                  </w:rPr>
                  <w:instrText xml:space="preserve"> PAGEREF _Toc38467136 \h </w:instrText>
                </w:r>
                <w:r>
                  <w:rPr>
                    <w:noProof/>
                    <w:webHidden/>
                  </w:rPr>
                </w:r>
              </w:ins>
              <w:r>
                <w:rPr>
                  <w:noProof/>
                  <w:webHidden/>
                </w:rPr>
                <w:fldChar w:fldCharType="separate"/>
              </w:r>
              <w:ins w:id="167" w:author="Narendar Reddy" w:date="2020-04-22T16:57:00Z">
                <w:r>
                  <w:rPr>
                    <w:noProof/>
                    <w:webHidden/>
                  </w:rPr>
                  <w:t>28</w:t>
                </w:r>
                <w:r>
                  <w:rPr>
                    <w:noProof/>
                    <w:webHidden/>
                  </w:rPr>
                  <w:fldChar w:fldCharType="end"/>
                </w:r>
                <w:r w:rsidRPr="0049174D">
                  <w:rPr>
                    <w:rStyle w:val="Hyperlink"/>
                    <w:noProof/>
                  </w:rPr>
                  <w:fldChar w:fldCharType="end"/>
                </w:r>
              </w:ins>
            </w:p>
            <w:p w14:paraId="54E29489" w14:textId="0BB0EF1E" w:rsidR="00653061" w:rsidRDefault="00653061">
              <w:pPr>
                <w:pStyle w:val="TOC3"/>
                <w:tabs>
                  <w:tab w:val="left" w:pos="1320"/>
                  <w:tab w:val="right" w:leader="dot" w:pos="9350"/>
                </w:tabs>
                <w:rPr>
                  <w:ins w:id="168" w:author="Narendar Reddy" w:date="2020-04-22T16:57:00Z"/>
                  <w:rFonts w:eastAsiaTheme="minorEastAsia" w:cstheme="minorBidi"/>
                  <w:noProof/>
                  <w:szCs w:val="22"/>
                  <w:lang w:bidi="ar-SA"/>
                </w:rPr>
              </w:pPr>
              <w:ins w:id="169"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"_Toc38467137"</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4.1.1</w:t>
                </w:r>
                <w:r>
                  <w:rPr>
                    <w:rFonts w:eastAsiaTheme="minorEastAsia" w:cstheme="minorBidi"/>
                    <w:noProof/>
                    <w:szCs w:val="22"/>
                    <w:lang w:bidi="ar-SA"/>
                  </w:rPr>
                  <w:tab/>
                </w:r>
                <w:r w:rsidRPr="0049174D">
                  <w:rPr>
                    <w:rStyle w:val="Hyperlink"/>
                    <w:noProof/>
                  </w:rPr>
                  <w:t>Path Configuration for Title Blatts and Templates</w:t>
                </w:r>
                <w:r>
                  <w:rPr>
                    <w:noProof/>
                    <w:webHidden/>
                  </w:rPr>
                  <w:tab/>
                </w:r>
                <w:r>
                  <w:rPr>
                    <w:noProof/>
                    <w:webHidden/>
                  </w:rPr>
                  <w:fldChar w:fldCharType="begin"/>
                </w:r>
                <w:r>
                  <w:rPr>
                    <w:noProof/>
                    <w:webHidden/>
                  </w:rPr>
                  <w:instrText xml:space="preserve"> PAGEREF _Toc38467137 \h </w:instrText>
                </w:r>
                <w:r>
                  <w:rPr>
                    <w:noProof/>
                    <w:webHidden/>
                  </w:rPr>
                </w:r>
              </w:ins>
              <w:r>
                <w:rPr>
                  <w:noProof/>
                  <w:webHidden/>
                </w:rPr>
                <w:fldChar w:fldCharType="separate"/>
              </w:r>
              <w:ins w:id="170" w:author="Narendar Reddy" w:date="2020-04-22T16:57:00Z">
                <w:r>
                  <w:rPr>
                    <w:noProof/>
                    <w:webHidden/>
                  </w:rPr>
                  <w:t>28</w:t>
                </w:r>
                <w:r>
                  <w:rPr>
                    <w:noProof/>
                    <w:webHidden/>
                  </w:rPr>
                  <w:fldChar w:fldCharType="end"/>
                </w:r>
                <w:r w:rsidRPr="0049174D">
                  <w:rPr>
                    <w:rStyle w:val="Hyperlink"/>
                    <w:noProof/>
                  </w:rPr>
                  <w:fldChar w:fldCharType="end"/>
                </w:r>
              </w:ins>
            </w:p>
            <w:p w14:paraId="13693532" w14:textId="665608C9" w:rsidR="00653061" w:rsidRDefault="00653061">
              <w:pPr>
                <w:pStyle w:val="TOC3"/>
                <w:tabs>
                  <w:tab w:val="left" w:pos="1320"/>
                  <w:tab w:val="right" w:leader="dot" w:pos="9350"/>
                </w:tabs>
                <w:rPr>
                  <w:ins w:id="171" w:author="Narendar Reddy" w:date="2020-04-22T16:57:00Z"/>
                  <w:rFonts w:eastAsiaTheme="minorEastAsia" w:cstheme="minorBidi"/>
                  <w:noProof/>
                  <w:szCs w:val="22"/>
                  <w:lang w:bidi="ar-SA"/>
                </w:rPr>
              </w:pPr>
              <w:ins w:id="172"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"_Toc38467138"</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4.1.2</w:t>
                </w:r>
                <w:r>
                  <w:rPr>
                    <w:rFonts w:eastAsiaTheme="minorEastAsia" w:cstheme="minorBidi"/>
                    <w:noProof/>
                    <w:szCs w:val="22"/>
                    <w:lang w:bidi="ar-SA"/>
                  </w:rPr>
                  <w:tab/>
                </w:r>
                <w:r w:rsidRPr="0049174D">
                  <w:rPr>
                    <w:rStyle w:val="Hyperlink"/>
                    <w:noProof/>
                  </w:rPr>
                  <w:t>Templates</w:t>
                </w:r>
                <w:r>
                  <w:rPr>
                    <w:noProof/>
                    <w:webHidden/>
                  </w:rPr>
                  <w:tab/>
                </w:r>
                <w:r>
                  <w:rPr>
                    <w:noProof/>
                    <w:webHidden/>
                  </w:rPr>
                  <w:fldChar w:fldCharType="begin"/>
                </w:r>
                <w:r>
                  <w:rPr>
                    <w:noProof/>
                    <w:webHidden/>
                  </w:rPr>
                  <w:instrText xml:space="preserve"> PAGEREF _Toc38467138 \h </w:instrText>
                </w:r>
                <w:r>
                  <w:rPr>
                    <w:noProof/>
                    <w:webHidden/>
                  </w:rPr>
                </w:r>
              </w:ins>
              <w:r>
                <w:rPr>
                  <w:noProof/>
                  <w:webHidden/>
                </w:rPr>
                <w:fldChar w:fldCharType="separate"/>
              </w:r>
              <w:ins w:id="173" w:author="Narendar Reddy" w:date="2020-04-22T16:57:00Z">
                <w:r>
                  <w:rPr>
                    <w:noProof/>
                    <w:webHidden/>
                  </w:rPr>
                  <w:t>28</w:t>
                </w:r>
                <w:r>
                  <w:rPr>
                    <w:noProof/>
                    <w:webHidden/>
                  </w:rPr>
                  <w:fldChar w:fldCharType="end"/>
                </w:r>
                <w:r w:rsidRPr="0049174D">
                  <w:rPr>
                    <w:rStyle w:val="Hyperlink"/>
                    <w:noProof/>
                  </w:rPr>
                  <w:fldChar w:fldCharType="end"/>
                </w:r>
              </w:ins>
            </w:p>
            <w:p w14:paraId="462A8872" w14:textId="0FB40ACF" w:rsidR="00653061" w:rsidRDefault="00653061">
              <w:pPr>
                <w:pStyle w:val="TOC1"/>
                <w:tabs>
                  <w:tab w:val="left" w:pos="440"/>
                  <w:tab w:val="right" w:leader="dot" w:pos="9350"/>
                </w:tabs>
                <w:rPr>
                  <w:ins w:id="174" w:author="Narendar Reddy" w:date="2020-04-22T16:57:00Z"/>
                  <w:rFonts w:eastAsiaTheme="minorEastAsia" w:cstheme="minorBidi"/>
                  <w:noProof/>
                  <w:szCs w:val="22"/>
                  <w:lang w:bidi="ar-SA"/>
                </w:rPr>
              </w:pPr>
              <w:ins w:id="175"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"_Toc38467139"</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5</w:t>
                </w:r>
                <w:r>
                  <w:rPr>
                    <w:rFonts w:eastAsiaTheme="minorEastAsia" w:cstheme="minorBidi"/>
                    <w:noProof/>
                    <w:szCs w:val="22"/>
                    <w:lang w:bidi="ar-SA"/>
                  </w:rPr>
                  <w:tab/>
                </w:r>
                <w:r w:rsidRPr="0049174D">
                  <w:rPr>
                    <w:rStyle w:val="Hyperlink"/>
                    <w:noProof/>
                  </w:rPr>
                  <w:t>Shortcuts</w:t>
                </w:r>
                <w:r>
                  <w:rPr>
                    <w:noProof/>
                    <w:webHidden/>
                  </w:rPr>
                  <w:tab/>
                </w:r>
                <w:r>
                  <w:rPr>
                    <w:noProof/>
                    <w:webHidden/>
                  </w:rPr>
                  <w:fldChar w:fldCharType="begin"/>
                </w:r>
                <w:r>
                  <w:rPr>
                    <w:noProof/>
                    <w:webHidden/>
                  </w:rPr>
                  <w:instrText xml:space="preserve"> PAGEREF _Toc38467139 \h </w:instrText>
                </w:r>
                <w:r>
                  <w:rPr>
                    <w:noProof/>
                    <w:webHidden/>
                  </w:rPr>
                </w:r>
              </w:ins>
              <w:r>
                <w:rPr>
                  <w:noProof/>
                  <w:webHidden/>
                </w:rPr>
                <w:fldChar w:fldCharType="separate"/>
              </w:r>
              <w:ins w:id="176" w:author="Narendar Reddy" w:date="2020-04-22T16:57:00Z">
                <w:r>
                  <w:rPr>
                    <w:noProof/>
                    <w:webHidden/>
                  </w:rPr>
                  <w:t>28</w:t>
                </w:r>
                <w:r>
                  <w:rPr>
                    <w:noProof/>
                    <w:webHidden/>
                  </w:rPr>
                  <w:fldChar w:fldCharType="end"/>
                </w:r>
                <w:r w:rsidRPr="0049174D">
                  <w:rPr>
                    <w:rStyle w:val="Hyperlink"/>
                    <w:noProof/>
                  </w:rPr>
                  <w:fldChar w:fldCharType="end"/>
                </w:r>
              </w:ins>
            </w:p>
            <w:p w14:paraId="68C1499D" w14:textId="3B1DF52C" w:rsidR="00653061" w:rsidRDefault="00653061">
              <w:pPr>
                <w:pStyle w:val="TOC1"/>
                <w:tabs>
                  <w:tab w:val="left" w:pos="440"/>
                  <w:tab w:val="right" w:leader="dot" w:pos="9350"/>
                </w:tabs>
                <w:rPr>
                  <w:ins w:id="177" w:author="Narendar Reddy" w:date="2020-04-22T16:57:00Z"/>
                  <w:rFonts w:eastAsiaTheme="minorEastAsia" w:cstheme="minorBidi"/>
                  <w:noProof/>
                  <w:szCs w:val="22"/>
                  <w:lang w:bidi="ar-SA"/>
                </w:rPr>
              </w:pPr>
              <w:ins w:id="178"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"_Toc38467140"</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6</w:t>
                </w:r>
                <w:r>
                  <w:rPr>
                    <w:rFonts w:eastAsiaTheme="minorEastAsia" w:cstheme="minorBidi"/>
                    <w:noProof/>
                    <w:szCs w:val="22"/>
                    <w:lang w:bidi="ar-SA"/>
                  </w:rPr>
                  <w:tab/>
                </w:r>
                <w:r w:rsidRPr="0049174D">
                  <w:rPr>
                    <w:rStyle w:val="Hyperlink"/>
                    <w:noProof/>
                  </w:rPr>
                  <w:t>Log File</w:t>
                </w:r>
                <w:r>
                  <w:rPr>
                    <w:noProof/>
                    <w:webHidden/>
                  </w:rPr>
                  <w:tab/>
                </w:r>
                <w:r>
                  <w:rPr>
                    <w:noProof/>
                    <w:webHidden/>
                  </w:rPr>
                  <w:fldChar w:fldCharType="begin"/>
                </w:r>
                <w:r>
                  <w:rPr>
                    <w:noProof/>
                    <w:webHidden/>
                  </w:rPr>
                  <w:instrText xml:space="preserve"> PAGEREF _Toc38467140 \h </w:instrText>
                </w:r>
                <w:r>
                  <w:rPr>
                    <w:noProof/>
                    <w:webHidden/>
                  </w:rPr>
                </w:r>
              </w:ins>
              <w:r>
                <w:rPr>
                  <w:noProof/>
                  <w:webHidden/>
                </w:rPr>
                <w:fldChar w:fldCharType="separate"/>
              </w:r>
              <w:ins w:id="179" w:author="Narendar Reddy" w:date="2020-04-22T16:57:00Z">
                <w:r>
                  <w:rPr>
                    <w:noProof/>
                    <w:webHidden/>
                  </w:rPr>
                  <w:t>29</w:t>
                </w:r>
                <w:r>
                  <w:rPr>
                    <w:noProof/>
                    <w:webHidden/>
                  </w:rPr>
                  <w:fldChar w:fldCharType="end"/>
                </w:r>
                <w:r w:rsidRPr="0049174D">
                  <w:rPr>
                    <w:rStyle w:val="Hyperlink"/>
                    <w:noProof/>
                  </w:rPr>
                  <w:fldChar w:fldCharType="end"/>
                </w:r>
              </w:ins>
            </w:p>
            <w:p w14:paraId="5A3201D2" w14:textId="550B4F6F" w:rsidR="00653061" w:rsidRDefault="00653061">
              <w:pPr>
                <w:pStyle w:val="TOC1"/>
                <w:tabs>
                  <w:tab w:val="left" w:pos="440"/>
                  <w:tab w:val="right" w:leader="dot" w:pos="9350"/>
                </w:tabs>
                <w:rPr>
                  <w:ins w:id="180" w:author="Narendar Reddy" w:date="2020-04-22T16:57:00Z"/>
                  <w:rFonts w:eastAsiaTheme="minorEastAsia" w:cstheme="minorBidi"/>
                  <w:noProof/>
                  <w:szCs w:val="22"/>
                  <w:lang w:bidi="ar-SA"/>
                </w:rPr>
              </w:pPr>
              <w:ins w:id="181"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"_Toc38467141"</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7</w:t>
                </w:r>
                <w:r>
                  <w:rPr>
                    <w:rFonts w:eastAsiaTheme="minorEastAsia" w:cstheme="minorBidi"/>
                    <w:noProof/>
                    <w:szCs w:val="22"/>
                    <w:lang w:bidi="ar-SA"/>
                  </w:rPr>
                  <w:tab/>
                </w:r>
                <w:r w:rsidRPr="0049174D">
                  <w:rPr>
                    <w:rStyle w:val="Hyperlink"/>
                    <w:noProof/>
                  </w:rPr>
                  <w:t>Version matching implementation</w:t>
                </w:r>
                <w:r>
                  <w:rPr>
                    <w:noProof/>
                    <w:webHidden/>
                  </w:rPr>
                  <w:tab/>
                </w:r>
                <w:r>
                  <w:rPr>
                    <w:noProof/>
                    <w:webHidden/>
                  </w:rPr>
                  <w:fldChar w:fldCharType="begin"/>
                </w:r>
                <w:r>
                  <w:rPr>
                    <w:noProof/>
                    <w:webHidden/>
                  </w:rPr>
                  <w:instrText xml:space="preserve"> PAGEREF _Toc38467141 \h </w:instrText>
                </w:r>
                <w:r>
                  <w:rPr>
                    <w:noProof/>
                    <w:webHidden/>
                  </w:rPr>
                </w:r>
              </w:ins>
              <w:r>
                <w:rPr>
                  <w:noProof/>
                  <w:webHidden/>
                </w:rPr>
                <w:fldChar w:fldCharType="separate"/>
              </w:r>
              <w:ins w:id="182" w:author="Narendar Reddy" w:date="2020-04-22T16:57:00Z">
                <w:r>
                  <w:rPr>
                    <w:noProof/>
                    <w:webHidden/>
                  </w:rPr>
                  <w:t>29</w:t>
                </w:r>
                <w:r>
                  <w:rPr>
                    <w:noProof/>
                    <w:webHidden/>
                  </w:rPr>
                  <w:fldChar w:fldCharType="end"/>
                </w:r>
                <w:r w:rsidRPr="0049174D">
                  <w:rPr>
                    <w:rStyle w:val="Hyperlink"/>
                    <w:noProof/>
                  </w:rPr>
                  <w:fldChar w:fldCharType="end"/>
                </w:r>
              </w:ins>
            </w:p>
            <w:p w14:paraId="4B7CC3CF" w14:textId="65CADF9A" w:rsidR="00653061" w:rsidRDefault="00653061">
              <w:pPr>
                <w:pStyle w:val="TOC1"/>
                <w:tabs>
                  <w:tab w:val="left" w:pos="440"/>
                  <w:tab w:val="right" w:leader="dot" w:pos="9350"/>
                </w:tabs>
                <w:rPr>
                  <w:ins w:id="183" w:author="Narendar Reddy" w:date="2020-04-22T16:57:00Z"/>
                  <w:rFonts w:eastAsiaTheme="minorEastAsia" w:cstheme="minorBidi"/>
                  <w:noProof/>
                  <w:szCs w:val="22"/>
                  <w:lang w:bidi="ar-SA"/>
                </w:rPr>
              </w:pPr>
              <w:ins w:id="184"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"_Toc38467142"</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8</w:t>
                </w:r>
                <w:r>
                  <w:rPr>
                    <w:rFonts w:eastAsiaTheme="minorEastAsia" w:cstheme="minorBidi"/>
                    <w:noProof/>
                    <w:szCs w:val="22"/>
                    <w:lang w:bidi="ar-SA"/>
                  </w:rPr>
                  <w:tab/>
                </w:r>
                <w:r w:rsidRPr="0049174D">
                  <w:rPr>
                    <w:rStyle w:val="Hyperlink"/>
                    <w:noProof/>
                  </w:rPr>
                  <w:t>Word Add-in</w:t>
                </w:r>
                <w:r>
                  <w:rPr>
                    <w:noProof/>
                    <w:webHidden/>
                  </w:rPr>
                  <w:tab/>
                </w:r>
                <w:r>
                  <w:rPr>
                    <w:noProof/>
                    <w:webHidden/>
                  </w:rPr>
                  <w:fldChar w:fldCharType="begin"/>
                </w:r>
                <w:r>
                  <w:rPr>
                    <w:noProof/>
                    <w:webHidden/>
                  </w:rPr>
                  <w:instrText xml:space="preserve"> PAGEREF _Toc38467142 \h </w:instrText>
                </w:r>
                <w:r>
                  <w:rPr>
                    <w:noProof/>
                    <w:webHidden/>
                  </w:rPr>
                </w:r>
              </w:ins>
              <w:r>
                <w:rPr>
                  <w:noProof/>
                  <w:webHidden/>
                </w:rPr>
                <w:fldChar w:fldCharType="separate"/>
              </w:r>
              <w:ins w:id="185" w:author="Narendar Reddy" w:date="2020-04-22T16:57:00Z">
                <w:r>
                  <w:rPr>
                    <w:noProof/>
                    <w:webHidden/>
                  </w:rPr>
                  <w:t>29</w:t>
                </w:r>
                <w:r>
                  <w:rPr>
                    <w:noProof/>
                    <w:webHidden/>
                  </w:rPr>
                  <w:fldChar w:fldCharType="end"/>
                </w:r>
                <w:r w:rsidRPr="0049174D">
                  <w:rPr>
                    <w:rStyle w:val="Hyperlink"/>
                    <w:noProof/>
                  </w:rPr>
                  <w:fldChar w:fldCharType="end"/>
                </w:r>
              </w:ins>
            </w:p>
            <w:p w14:paraId="0C70B2F8" w14:textId="6AACC782" w:rsidR="00653061" w:rsidRDefault="00653061">
              <w:pPr>
                <w:pStyle w:val="TOC2"/>
                <w:tabs>
                  <w:tab w:val="left" w:pos="880"/>
                  <w:tab w:val="right" w:leader="dot" w:pos="9350"/>
                </w:tabs>
                <w:rPr>
                  <w:ins w:id="186" w:author="Narendar Reddy" w:date="2020-04-22T16:57:00Z"/>
                  <w:rFonts w:eastAsiaTheme="minorEastAsia" w:cstheme="minorBidi"/>
                  <w:noProof/>
                  <w:szCs w:val="22"/>
                  <w:lang w:bidi="ar-SA"/>
                </w:rPr>
              </w:pPr>
              <w:ins w:id="187"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"_Toc38467143"</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8.1</w:t>
                </w:r>
                <w:r>
                  <w:rPr>
                    <w:rFonts w:eastAsiaTheme="minorEastAsia" w:cstheme="minorBidi"/>
                    <w:noProof/>
                    <w:szCs w:val="22"/>
                    <w:lang w:bidi="ar-SA"/>
                  </w:rPr>
                  <w:tab/>
                </w:r>
                <w:r w:rsidRPr="0049174D">
                  <w:rPr>
                    <w:rStyle w:val="Hyperlink"/>
                    <w:noProof/>
                  </w:rPr>
                  <w:t>Merge Fields</w:t>
                </w:r>
                <w:r>
                  <w:rPr>
                    <w:noProof/>
                    <w:webHidden/>
                  </w:rPr>
                  <w:tab/>
                </w:r>
                <w:r>
                  <w:rPr>
                    <w:noProof/>
                    <w:webHidden/>
                  </w:rPr>
                  <w:fldChar w:fldCharType="begin"/>
                </w:r>
                <w:r>
                  <w:rPr>
                    <w:noProof/>
                    <w:webHidden/>
                  </w:rPr>
                  <w:instrText xml:space="preserve"> PAGEREF _Toc38467143 \h </w:instrText>
                </w:r>
                <w:r>
                  <w:rPr>
                    <w:noProof/>
                    <w:webHidden/>
                  </w:rPr>
                </w:r>
              </w:ins>
              <w:r>
                <w:rPr>
                  <w:noProof/>
                  <w:webHidden/>
                </w:rPr>
                <w:fldChar w:fldCharType="separate"/>
              </w:r>
              <w:ins w:id="188" w:author="Narendar Reddy" w:date="2020-04-22T16:57:00Z">
                <w:r>
                  <w:rPr>
                    <w:noProof/>
                    <w:webHidden/>
                  </w:rPr>
                  <w:t>29</w:t>
                </w:r>
                <w:r>
                  <w:rPr>
                    <w:noProof/>
                    <w:webHidden/>
                  </w:rPr>
                  <w:fldChar w:fldCharType="end"/>
                </w:r>
                <w:r w:rsidRPr="0049174D">
                  <w:rPr>
                    <w:rStyle w:val="Hyperlink"/>
                    <w:noProof/>
                  </w:rPr>
                  <w:fldChar w:fldCharType="end"/>
                </w:r>
              </w:ins>
            </w:p>
            <w:p w14:paraId="5A8E949B" w14:textId="6B2A8B97" w:rsidR="00653061" w:rsidRDefault="00653061">
              <w:pPr>
                <w:pStyle w:val="TOC2"/>
                <w:tabs>
                  <w:tab w:val="left" w:pos="880"/>
                  <w:tab w:val="right" w:leader="dot" w:pos="9350"/>
                </w:tabs>
                <w:rPr>
                  <w:ins w:id="189" w:author="Narendar Reddy" w:date="2020-04-22T16:57:00Z"/>
                  <w:rFonts w:eastAsiaTheme="minorEastAsia" w:cstheme="minorBidi"/>
                  <w:noProof/>
                  <w:szCs w:val="22"/>
                  <w:lang w:bidi="ar-SA"/>
                </w:rPr>
              </w:pPr>
              <w:ins w:id="190" w:author="Narendar Reddy" w:date="2020-04-22T16:57:00Z">
                <w:r w:rsidRPr="0049174D">
                  <w:rPr>
                    <w:rStyle w:val="Hyperlink"/>
                    <w:noProof/>
                  </w:rPr>
                  <w:fldChar w:fldCharType="begin"/>
                </w:r>
                <w:r w:rsidRPr="0049174D">
                  <w:rPr>
                    <w:rStyle w:val="Hyperlink"/>
                    <w:noProof/>
                  </w:rPr>
                  <w:instrText xml:space="preserve"> </w:instrText>
                </w:r>
                <w:r>
                  <w:rPr>
                    <w:noProof/>
                  </w:rPr>
                  <w:instrText>HYPERLINK \l "_Toc38467144"</w:instrText>
                </w:r>
                <w:r w:rsidRPr="0049174D">
                  <w:rPr>
                    <w:rStyle w:val="Hyperlink"/>
                    <w:noProof/>
                  </w:rPr>
                  <w:instrText xml:space="preserve"> </w:instrText>
                </w:r>
                <w:r w:rsidRPr="0049174D">
                  <w:rPr>
                    <w:rStyle w:val="Hyperlink"/>
                    <w:noProof/>
                  </w:rPr>
                </w:r>
                <w:r w:rsidRPr="0049174D">
                  <w:rPr>
                    <w:rStyle w:val="Hyperlink"/>
                    <w:noProof/>
                  </w:rPr>
                  <w:fldChar w:fldCharType="separate"/>
                </w:r>
                <w:r w:rsidRPr="0049174D">
                  <w:rPr>
                    <w:rStyle w:val="Hyperlink"/>
                    <w:noProof/>
                  </w:rPr>
                  <w:t>8.2</w:t>
                </w:r>
                <w:r>
                  <w:rPr>
                    <w:rFonts w:eastAsiaTheme="minorEastAsia" w:cstheme="minorBidi"/>
                    <w:noProof/>
                    <w:szCs w:val="22"/>
                    <w:lang w:bidi="ar-SA"/>
                  </w:rPr>
                  <w:tab/>
                </w:r>
                <w:r w:rsidRPr="0049174D">
                  <w:rPr>
                    <w:rStyle w:val="Hyperlink"/>
                    <w:noProof/>
                  </w:rPr>
                  <w:t>Text Modules</w:t>
                </w:r>
                <w:r>
                  <w:rPr>
                    <w:noProof/>
                    <w:webHidden/>
                  </w:rPr>
                  <w:tab/>
                </w:r>
                <w:r>
                  <w:rPr>
                    <w:noProof/>
                    <w:webHidden/>
                  </w:rPr>
                  <w:fldChar w:fldCharType="begin"/>
                </w:r>
                <w:r>
                  <w:rPr>
                    <w:noProof/>
                    <w:webHidden/>
                  </w:rPr>
                  <w:instrText xml:space="preserve"> PAGEREF _Toc38467144 \h </w:instrText>
                </w:r>
                <w:r>
                  <w:rPr>
                    <w:noProof/>
                    <w:webHidden/>
                  </w:rPr>
                </w:r>
              </w:ins>
              <w:r>
                <w:rPr>
                  <w:noProof/>
                  <w:webHidden/>
                </w:rPr>
                <w:fldChar w:fldCharType="separate"/>
              </w:r>
              <w:ins w:id="191" w:author="Narendar Reddy" w:date="2020-04-22T16:57:00Z">
                <w:r>
                  <w:rPr>
                    <w:noProof/>
                    <w:webHidden/>
                  </w:rPr>
                  <w:t>30</w:t>
                </w:r>
                <w:r>
                  <w:rPr>
                    <w:noProof/>
                    <w:webHidden/>
                  </w:rPr>
                  <w:fldChar w:fldCharType="end"/>
                </w:r>
                <w:r w:rsidRPr="0049174D">
                  <w:rPr>
                    <w:rStyle w:val="Hyperlink"/>
                    <w:noProof/>
                  </w:rPr>
                  <w:fldChar w:fldCharType="end"/>
                </w:r>
              </w:ins>
            </w:p>
            <w:p w14:paraId="07BDE458" w14:textId="7C84CAF8" w:rsidR="002441CC" w:rsidDel="00653061" w:rsidRDefault="002441CC">
              <w:pPr>
                <w:pStyle w:val="TOC1"/>
                <w:tabs>
                  <w:tab w:val="left" w:pos="440"/>
                  <w:tab w:val="right" w:leader="dot" w:pos="9350"/>
                </w:tabs>
                <w:rPr>
                  <w:del w:id="192" w:author="Narendar Reddy" w:date="2020-04-22T16:57:00Z"/>
                  <w:rFonts w:eastAsiaTheme="minorEastAsia" w:cstheme="minorBidi"/>
                  <w:noProof/>
                  <w:szCs w:val="22"/>
                  <w:lang w:bidi="ar-SA"/>
                </w:rPr>
              </w:pPr>
              <w:del w:id="193" w:author="Narendar Reddy" w:date="2020-04-22T16:57:00Z">
                <w:r w:rsidRPr="00653061" w:rsidDel="00653061">
                  <w:rPr>
                    <w:noProof/>
                    <w:rPrChange w:id="194" w:author="Narendar Reddy" w:date="2020-04-22T16:57:00Z">
                      <w:rPr>
                        <w:rStyle w:val="Hyperlink"/>
                        <w:noProof/>
                      </w:rPr>
                    </w:rPrChange>
                  </w:rPr>
                  <w:delText>1</w:delText>
                </w:r>
                <w:r w:rsidDel="00653061">
                  <w:rPr>
                    <w:rFonts w:eastAsiaTheme="minorEastAsia" w:cstheme="minorBidi"/>
                    <w:noProof/>
                    <w:szCs w:val="22"/>
                    <w:lang w:bidi="ar-SA"/>
                  </w:rPr>
                  <w:tab/>
                </w:r>
                <w:r w:rsidRPr="00653061" w:rsidDel="00653061">
                  <w:rPr>
                    <w:noProof/>
                    <w:rPrChange w:id="195" w:author="Narendar Reddy" w:date="2020-04-22T16:57:00Z">
                      <w:rPr>
                        <w:rStyle w:val="Hyperlink"/>
                        <w:noProof/>
                      </w:rPr>
                    </w:rPrChange>
                  </w:rPr>
                  <w:delText>Overview</w:delText>
                </w:r>
                <w:r w:rsidDel="00653061">
                  <w:rPr>
                    <w:noProof/>
                    <w:webHidden/>
                  </w:rPr>
                  <w:tab/>
                  <w:delText>4</w:delText>
                </w:r>
              </w:del>
            </w:p>
            <w:p w14:paraId="1AEDC89B" w14:textId="0FB7C491" w:rsidR="002441CC" w:rsidDel="00653061" w:rsidRDefault="002441CC">
              <w:pPr>
                <w:pStyle w:val="TOC2"/>
                <w:tabs>
                  <w:tab w:val="left" w:pos="880"/>
                  <w:tab w:val="right" w:leader="dot" w:pos="9350"/>
                </w:tabs>
                <w:rPr>
                  <w:del w:id="196" w:author="Narendar Reddy" w:date="2020-04-22T16:57:00Z"/>
                  <w:rFonts w:eastAsiaTheme="minorEastAsia" w:cstheme="minorBidi"/>
                  <w:noProof/>
                  <w:szCs w:val="22"/>
                  <w:lang w:bidi="ar-SA"/>
                </w:rPr>
              </w:pPr>
              <w:del w:id="197" w:author="Narendar Reddy" w:date="2020-04-22T16:57:00Z">
                <w:r w:rsidRPr="00653061" w:rsidDel="00653061">
                  <w:rPr>
                    <w:noProof/>
                    <w:rPrChange w:id="198" w:author="Narendar Reddy" w:date="2020-04-22T16:57:00Z">
                      <w:rPr>
                        <w:rStyle w:val="Hyperlink"/>
                        <w:noProof/>
                      </w:rPr>
                    </w:rPrChange>
                  </w:rPr>
                  <w:delText>1.1</w:delText>
                </w:r>
                <w:r w:rsidDel="00653061">
                  <w:rPr>
                    <w:rFonts w:eastAsiaTheme="minorEastAsia" w:cstheme="minorBidi"/>
                    <w:noProof/>
                    <w:szCs w:val="22"/>
                    <w:lang w:bidi="ar-SA"/>
                  </w:rPr>
                  <w:tab/>
                </w:r>
                <w:r w:rsidRPr="00653061" w:rsidDel="00653061">
                  <w:rPr>
                    <w:noProof/>
                    <w:rPrChange w:id="199" w:author="Narendar Reddy" w:date="2020-04-22T16:57:00Z">
                      <w:rPr>
                        <w:rStyle w:val="Hyperlink"/>
                        <w:noProof/>
                      </w:rPr>
                    </w:rPrChange>
                  </w:rPr>
                  <w:delText>Current System</w:delText>
                </w:r>
                <w:r w:rsidDel="00653061">
                  <w:rPr>
                    <w:noProof/>
                    <w:webHidden/>
                  </w:rPr>
                  <w:tab/>
                  <w:delText>4</w:delText>
                </w:r>
              </w:del>
            </w:p>
            <w:p w14:paraId="2F35A479" w14:textId="30389C06" w:rsidR="002441CC" w:rsidDel="00653061" w:rsidRDefault="002441CC">
              <w:pPr>
                <w:pStyle w:val="TOC2"/>
                <w:tabs>
                  <w:tab w:val="left" w:pos="880"/>
                  <w:tab w:val="right" w:leader="dot" w:pos="9350"/>
                </w:tabs>
                <w:rPr>
                  <w:del w:id="200" w:author="Narendar Reddy" w:date="2020-04-22T16:57:00Z"/>
                  <w:rFonts w:eastAsiaTheme="minorEastAsia" w:cstheme="minorBidi"/>
                  <w:noProof/>
                  <w:szCs w:val="22"/>
                  <w:lang w:bidi="ar-SA"/>
                </w:rPr>
              </w:pPr>
              <w:del w:id="201" w:author="Narendar Reddy" w:date="2020-04-22T16:57:00Z">
                <w:r w:rsidRPr="00653061" w:rsidDel="00653061">
                  <w:rPr>
                    <w:noProof/>
                    <w:rPrChange w:id="202" w:author="Narendar Reddy" w:date="2020-04-22T16:57:00Z">
                      <w:rPr>
                        <w:rStyle w:val="Hyperlink"/>
                        <w:noProof/>
                      </w:rPr>
                    </w:rPrChange>
                  </w:rPr>
                  <w:delText>1.2</w:delText>
                </w:r>
                <w:r w:rsidDel="00653061">
                  <w:rPr>
                    <w:rFonts w:eastAsiaTheme="minorEastAsia" w:cstheme="minorBidi"/>
                    <w:noProof/>
                    <w:szCs w:val="22"/>
                    <w:lang w:bidi="ar-SA"/>
                  </w:rPr>
                  <w:tab/>
                </w:r>
                <w:r w:rsidRPr="00653061" w:rsidDel="00653061">
                  <w:rPr>
                    <w:noProof/>
                    <w:rPrChange w:id="203" w:author="Narendar Reddy" w:date="2020-04-22T16:57:00Z">
                      <w:rPr>
                        <w:rStyle w:val="Hyperlink"/>
                        <w:noProof/>
                      </w:rPr>
                    </w:rPrChange>
                  </w:rPr>
                  <w:delText>Existing system</w:delText>
                </w:r>
                <w:r w:rsidDel="00653061">
                  <w:rPr>
                    <w:noProof/>
                    <w:webHidden/>
                  </w:rPr>
                  <w:tab/>
                  <w:delText>5</w:delText>
                </w:r>
              </w:del>
            </w:p>
            <w:p w14:paraId="37F37858" w14:textId="3E0BE736" w:rsidR="002441CC" w:rsidDel="00653061" w:rsidRDefault="002441CC">
              <w:pPr>
                <w:pStyle w:val="TOC1"/>
                <w:tabs>
                  <w:tab w:val="left" w:pos="440"/>
                  <w:tab w:val="right" w:leader="dot" w:pos="9350"/>
                </w:tabs>
                <w:rPr>
                  <w:del w:id="204" w:author="Narendar Reddy" w:date="2020-04-22T16:57:00Z"/>
                  <w:rFonts w:eastAsiaTheme="minorEastAsia" w:cstheme="minorBidi"/>
                  <w:noProof/>
                  <w:szCs w:val="22"/>
                  <w:lang w:bidi="ar-SA"/>
                </w:rPr>
              </w:pPr>
              <w:del w:id="205" w:author="Narendar Reddy" w:date="2020-04-22T16:57:00Z">
                <w:r w:rsidRPr="00653061" w:rsidDel="00653061">
                  <w:rPr>
                    <w:noProof/>
                    <w:rPrChange w:id="206" w:author="Narendar Reddy" w:date="2020-04-22T16:57:00Z">
                      <w:rPr>
                        <w:rStyle w:val="Hyperlink"/>
                        <w:noProof/>
                      </w:rPr>
                    </w:rPrChange>
                  </w:rPr>
                  <w:delText>2</w:delText>
                </w:r>
                <w:r w:rsidDel="00653061">
                  <w:rPr>
                    <w:rFonts w:eastAsiaTheme="minorEastAsia" w:cstheme="minorBidi"/>
                    <w:noProof/>
                    <w:szCs w:val="22"/>
                    <w:lang w:bidi="ar-SA"/>
                  </w:rPr>
                  <w:tab/>
                </w:r>
                <w:r w:rsidRPr="00653061" w:rsidDel="00653061">
                  <w:rPr>
                    <w:noProof/>
                    <w:rPrChange w:id="207" w:author="Narendar Reddy" w:date="2020-04-22T16:57:00Z">
                      <w:rPr>
                        <w:rStyle w:val="Hyperlink"/>
                        <w:noProof/>
                      </w:rPr>
                    </w:rPrChange>
                  </w:rPr>
                  <w:delText>Meta data</w:delText>
                </w:r>
                <w:r w:rsidDel="00653061">
                  <w:rPr>
                    <w:noProof/>
                    <w:webHidden/>
                  </w:rPr>
                  <w:tab/>
                  <w:delText>5</w:delText>
                </w:r>
              </w:del>
            </w:p>
            <w:p w14:paraId="125C9F43" w14:textId="7B11464F" w:rsidR="002441CC" w:rsidDel="00653061" w:rsidRDefault="002441CC">
              <w:pPr>
                <w:pStyle w:val="TOC2"/>
                <w:tabs>
                  <w:tab w:val="left" w:pos="880"/>
                  <w:tab w:val="right" w:leader="dot" w:pos="9350"/>
                </w:tabs>
                <w:rPr>
                  <w:del w:id="208" w:author="Narendar Reddy" w:date="2020-04-22T16:57:00Z"/>
                  <w:rFonts w:eastAsiaTheme="minorEastAsia" w:cstheme="minorBidi"/>
                  <w:noProof/>
                  <w:szCs w:val="22"/>
                  <w:lang w:bidi="ar-SA"/>
                </w:rPr>
              </w:pPr>
              <w:del w:id="209" w:author="Narendar Reddy" w:date="2020-04-22T16:57:00Z">
                <w:r w:rsidRPr="00653061" w:rsidDel="00653061">
                  <w:rPr>
                    <w:noProof/>
                    <w:rPrChange w:id="210" w:author="Narendar Reddy" w:date="2020-04-22T16:57:00Z">
                      <w:rPr>
                        <w:rStyle w:val="Hyperlink"/>
                        <w:noProof/>
                      </w:rPr>
                    </w:rPrChange>
                  </w:rPr>
                  <w:delText>2.1</w:delText>
                </w:r>
                <w:r w:rsidDel="00653061">
                  <w:rPr>
                    <w:rFonts w:eastAsiaTheme="minorEastAsia" w:cstheme="minorBidi"/>
                    <w:noProof/>
                    <w:szCs w:val="22"/>
                    <w:lang w:bidi="ar-SA"/>
                  </w:rPr>
                  <w:tab/>
                </w:r>
                <w:r w:rsidRPr="00653061" w:rsidDel="00653061">
                  <w:rPr>
                    <w:noProof/>
                    <w:rPrChange w:id="211" w:author="Narendar Reddy" w:date="2020-04-22T16:57:00Z">
                      <w:rPr>
                        <w:rStyle w:val="Hyperlink"/>
                        <w:noProof/>
                      </w:rPr>
                    </w:rPrChange>
                  </w:rPr>
                  <w:delText>Organization</w:delText>
                </w:r>
                <w:r w:rsidDel="00653061">
                  <w:rPr>
                    <w:noProof/>
                    <w:webHidden/>
                  </w:rPr>
                  <w:tab/>
                  <w:delText>5</w:delText>
                </w:r>
              </w:del>
            </w:p>
            <w:p w14:paraId="06569846" w14:textId="5716C1DA" w:rsidR="002441CC" w:rsidDel="00653061" w:rsidRDefault="002441CC">
              <w:pPr>
                <w:pStyle w:val="TOC3"/>
                <w:tabs>
                  <w:tab w:val="left" w:pos="1320"/>
                  <w:tab w:val="right" w:leader="dot" w:pos="9350"/>
                </w:tabs>
                <w:rPr>
                  <w:del w:id="212" w:author="Narendar Reddy" w:date="2020-04-22T16:57:00Z"/>
                  <w:rFonts w:eastAsiaTheme="minorEastAsia" w:cstheme="minorBidi"/>
                  <w:noProof/>
                  <w:szCs w:val="22"/>
                  <w:lang w:bidi="ar-SA"/>
                </w:rPr>
              </w:pPr>
              <w:del w:id="213" w:author="Narendar Reddy" w:date="2020-04-22T16:57:00Z">
                <w:r w:rsidRPr="00653061" w:rsidDel="00653061">
                  <w:rPr>
                    <w:noProof/>
                    <w:rPrChange w:id="214" w:author="Narendar Reddy" w:date="2020-04-22T16:57:00Z">
                      <w:rPr>
                        <w:rStyle w:val="Hyperlink"/>
                        <w:noProof/>
                      </w:rPr>
                    </w:rPrChange>
                  </w:rPr>
                  <w:delText>2.1.1</w:delText>
                </w:r>
                <w:r w:rsidDel="00653061">
                  <w:rPr>
                    <w:rFonts w:eastAsiaTheme="minorEastAsia" w:cstheme="minorBidi"/>
                    <w:noProof/>
                    <w:szCs w:val="22"/>
                    <w:lang w:bidi="ar-SA"/>
                  </w:rPr>
                  <w:tab/>
                </w:r>
                <w:r w:rsidRPr="00653061" w:rsidDel="00653061">
                  <w:rPr>
                    <w:noProof/>
                    <w:rPrChange w:id="215" w:author="Narendar Reddy" w:date="2020-04-22T16:57:00Z">
                      <w:rPr>
                        <w:rStyle w:val="Hyperlink"/>
                        <w:noProof/>
                      </w:rPr>
                    </w:rPrChange>
                  </w:rPr>
                  <w:delText>Organization Meta Data</w:delText>
                </w:r>
                <w:r w:rsidDel="00653061">
                  <w:rPr>
                    <w:noProof/>
                    <w:webHidden/>
                  </w:rPr>
                  <w:tab/>
                  <w:delText>5</w:delText>
                </w:r>
              </w:del>
            </w:p>
            <w:p w14:paraId="431C5B1E" w14:textId="3C40C387" w:rsidR="002441CC" w:rsidDel="00653061" w:rsidRDefault="002441CC">
              <w:pPr>
                <w:pStyle w:val="TOC3"/>
                <w:tabs>
                  <w:tab w:val="left" w:pos="1320"/>
                  <w:tab w:val="right" w:leader="dot" w:pos="9350"/>
                </w:tabs>
                <w:rPr>
                  <w:del w:id="216" w:author="Narendar Reddy" w:date="2020-04-22T16:57:00Z"/>
                  <w:rFonts w:eastAsiaTheme="minorEastAsia" w:cstheme="minorBidi"/>
                  <w:noProof/>
                  <w:szCs w:val="22"/>
                  <w:lang w:bidi="ar-SA"/>
                </w:rPr>
              </w:pPr>
              <w:del w:id="217" w:author="Narendar Reddy" w:date="2020-04-22T16:57:00Z">
                <w:r w:rsidRPr="00653061" w:rsidDel="00653061">
                  <w:rPr>
                    <w:noProof/>
                    <w:rPrChange w:id="218" w:author="Narendar Reddy" w:date="2020-04-22T16:57:00Z">
                      <w:rPr>
                        <w:rStyle w:val="Hyperlink"/>
                        <w:noProof/>
                      </w:rPr>
                    </w:rPrChange>
                  </w:rPr>
                  <w:delText>2.1.2</w:delText>
                </w:r>
                <w:r w:rsidDel="00653061">
                  <w:rPr>
                    <w:rFonts w:eastAsiaTheme="minorEastAsia" w:cstheme="minorBidi"/>
                    <w:noProof/>
                    <w:szCs w:val="22"/>
                    <w:lang w:bidi="ar-SA"/>
                  </w:rPr>
                  <w:tab/>
                </w:r>
                <w:r w:rsidRPr="00653061" w:rsidDel="00653061">
                  <w:rPr>
                    <w:noProof/>
                    <w:rPrChange w:id="219" w:author="Narendar Reddy" w:date="2020-04-22T16:57:00Z">
                      <w:rPr>
                        <w:rStyle w:val="Hyperlink"/>
                        <w:noProof/>
                      </w:rPr>
                    </w:rPrChange>
                  </w:rPr>
                  <w:delText>Organization Contact</w:delText>
                </w:r>
                <w:r w:rsidDel="00653061">
                  <w:rPr>
                    <w:noProof/>
                    <w:webHidden/>
                  </w:rPr>
                  <w:tab/>
                  <w:delText>6</w:delText>
                </w:r>
              </w:del>
            </w:p>
            <w:p w14:paraId="31E075C0" w14:textId="36D5FE59" w:rsidR="002441CC" w:rsidDel="00653061" w:rsidRDefault="002441CC">
              <w:pPr>
                <w:pStyle w:val="TOC2"/>
                <w:tabs>
                  <w:tab w:val="left" w:pos="880"/>
                  <w:tab w:val="right" w:leader="dot" w:pos="9350"/>
                </w:tabs>
                <w:rPr>
                  <w:del w:id="220" w:author="Narendar Reddy" w:date="2020-04-22T16:57:00Z"/>
                  <w:rFonts w:eastAsiaTheme="minorEastAsia" w:cstheme="minorBidi"/>
                  <w:noProof/>
                  <w:szCs w:val="22"/>
                  <w:lang w:bidi="ar-SA"/>
                </w:rPr>
              </w:pPr>
              <w:del w:id="221" w:author="Narendar Reddy" w:date="2020-04-22T16:57:00Z">
                <w:r w:rsidRPr="00653061" w:rsidDel="00653061">
                  <w:rPr>
                    <w:noProof/>
                    <w:rPrChange w:id="222" w:author="Narendar Reddy" w:date="2020-04-22T16:57:00Z">
                      <w:rPr>
                        <w:rStyle w:val="Hyperlink"/>
                        <w:noProof/>
                      </w:rPr>
                    </w:rPrChange>
                  </w:rPr>
                  <w:delText>2.2</w:delText>
                </w:r>
                <w:r w:rsidDel="00653061">
                  <w:rPr>
                    <w:rFonts w:eastAsiaTheme="minorEastAsia" w:cstheme="minorBidi"/>
                    <w:noProof/>
                    <w:szCs w:val="22"/>
                    <w:lang w:bidi="ar-SA"/>
                  </w:rPr>
                  <w:tab/>
                </w:r>
                <w:r w:rsidRPr="00653061" w:rsidDel="00653061">
                  <w:rPr>
                    <w:noProof/>
                    <w:rPrChange w:id="223" w:author="Narendar Reddy" w:date="2020-04-22T16:57:00Z">
                      <w:rPr>
                        <w:rStyle w:val="Hyperlink"/>
                        <w:noProof/>
                      </w:rPr>
                    </w:rPrChange>
                  </w:rPr>
                  <w:delText>Customer</w:delText>
                </w:r>
                <w:r w:rsidDel="00653061">
                  <w:rPr>
                    <w:noProof/>
                    <w:webHidden/>
                  </w:rPr>
                  <w:tab/>
                  <w:delText>6</w:delText>
                </w:r>
              </w:del>
            </w:p>
            <w:p w14:paraId="0B121727" w14:textId="14D4992A" w:rsidR="002441CC" w:rsidDel="00653061" w:rsidRDefault="002441CC">
              <w:pPr>
                <w:pStyle w:val="TOC3"/>
                <w:tabs>
                  <w:tab w:val="left" w:pos="1320"/>
                  <w:tab w:val="right" w:leader="dot" w:pos="9350"/>
                </w:tabs>
                <w:rPr>
                  <w:del w:id="224" w:author="Narendar Reddy" w:date="2020-04-22T16:57:00Z"/>
                  <w:rFonts w:eastAsiaTheme="minorEastAsia" w:cstheme="minorBidi"/>
                  <w:noProof/>
                  <w:szCs w:val="22"/>
                  <w:lang w:bidi="ar-SA"/>
                </w:rPr>
              </w:pPr>
              <w:del w:id="225" w:author="Narendar Reddy" w:date="2020-04-22T16:57:00Z">
                <w:r w:rsidRPr="00653061" w:rsidDel="00653061">
                  <w:rPr>
                    <w:noProof/>
                    <w:rPrChange w:id="226" w:author="Narendar Reddy" w:date="2020-04-22T16:57:00Z">
                      <w:rPr>
                        <w:rStyle w:val="Hyperlink"/>
                        <w:noProof/>
                      </w:rPr>
                    </w:rPrChange>
                  </w:rPr>
                  <w:delText>2.2.1</w:delText>
                </w:r>
                <w:r w:rsidDel="00653061">
                  <w:rPr>
                    <w:rFonts w:eastAsiaTheme="minorEastAsia" w:cstheme="minorBidi"/>
                    <w:noProof/>
                    <w:szCs w:val="22"/>
                    <w:lang w:bidi="ar-SA"/>
                  </w:rPr>
                  <w:tab/>
                </w:r>
                <w:r w:rsidRPr="00653061" w:rsidDel="00653061">
                  <w:rPr>
                    <w:noProof/>
                    <w:rPrChange w:id="227" w:author="Narendar Reddy" w:date="2020-04-22T16:57:00Z">
                      <w:rPr>
                        <w:rStyle w:val="Hyperlink"/>
                        <w:noProof/>
                      </w:rPr>
                    </w:rPrChange>
                  </w:rPr>
                  <w:delText>Customer Meta Data</w:delText>
                </w:r>
                <w:r w:rsidDel="00653061">
                  <w:rPr>
                    <w:noProof/>
                    <w:webHidden/>
                  </w:rPr>
                  <w:tab/>
                  <w:delText>6</w:delText>
                </w:r>
              </w:del>
            </w:p>
            <w:p w14:paraId="500EE2D2" w14:textId="1F31BD9E" w:rsidR="002441CC" w:rsidDel="00653061" w:rsidRDefault="002441CC">
              <w:pPr>
                <w:pStyle w:val="TOC3"/>
                <w:tabs>
                  <w:tab w:val="left" w:pos="1320"/>
                  <w:tab w:val="right" w:leader="dot" w:pos="9350"/>
                </w:tabs>
                <w:rPr>
                  <w:del w:id="228" w:author="Narendar Reddy" w:date="2020-04-22T16:57:00Z"/>
                  <w:rFonts w:eastAsiaTheme="minorEastAsia" w:cstheme="minorBidi"/>
                  <w:noProof/>
                  <w:szCs w:val="22"/>
                  <w:lang w:bidi="ar-SA"/>
                </w:rPr>
              </w:pPr>
              <w:del w:id="229" w:author="Narendar Reddy" w:date="2020-04-22T16:57:00Z">
                <w:r w:rsidRPr="00653061" w:rsidDel="00653061">
                  <w:rPr>
                    <w:noProof/>
                    <w:rPrChange w:id="230" w:author="Narendar Reddy" w:date="2020-04-22T16:57:00Z">
                      <w:rPr>
                        <w:rStyle w:val="Hyperlink"/>
                        <w:noProof/>
                      </w:rPr>
                    </w:rPrChange>
                  </w:rPr>
                  <w:delText>2.2.2</w:delText>
                </w:r>
                <w:r w:rsidDel="00653061">
                  <w:rPr>
                    <w:rFonts w:eastAsiaTheme="minorEastAsia" w:cstheme="minorBidi"/>
                    <w:noProof/>
                    <w:szCs w:val="22"/>
                    <w:lang w:bidi="ar-SA"/>
                  </w:rPr>
                  <w:tab/>
                </w:r>
                <w:r w:rsidRPr="00653061" w:rsidDel="00653061">
                  <w:rPr>
                    <w:noProof/>
                    <w:rPrChange w:id="231" w:author="Narendar Reddy" w:date="2020-04-22T16:57:00Z">
                      <w:rPr>
                        <w:rStyle w:val="Hyperlink"/>
                        <w:noProof/>
                      </w:rPr>
                    </w:rPrChange>
                  </w:rPr>
                  <w:delText>Customer Contacts &amp; Addresses</w:delText>
                </w:r>
                <w:r w:rsidDel="00653061">
                  <w:rPr>
                    <w:noProof/>
                    <w:webHidden/>
                  </w:rPr>
                  <w:tab/>
                  <w:delText>6</w:delText>
                </w:r>
              </w:del>
            </w:p>
            <w:p w14:paraId="66208035" w14:textId="094265F7" w:rsidR="002441CC" w:rsidDel="00653061" w:rsidRDefault="002441CC">
              <w:pPr>
                <w:pStyle w:val="TOC2"/>
                <w:tabs>
                  <w:tab w:val="left" w:pos="880"/>
                  <w:tab w:val="right" w:leader="dot" w:pos="9350"/>
                </w:tabs>
                <w:rPr>
                  <w:del w:id="232" w:author="Narendar Reddy" w:date="2020-04-22T16:57:00Z"/>
                  <w:rFonts w:eastAsiaTheme="minorEastAsia" w:cstheme="minorBidi"/>
                  <w:noProof/>
                  <w:szCs w:val="22"/>
                  <w:lang w:bidi="ar-SA"/>
                </w:rPr>
              </w:pPr>
              <w:del w:id="233" w:author="Narendar Reddy" w:date="2020-04-22T16:57:00Z">
                <w:r w:rsidRPr="00653061" w:rsidDel="00653061">
                  <w:rPr>
                    <w:noProof/>
                    <w:rPrChange w:id="234" w:author="Narendar Reddy" w:date="2020-04-22T16:57:00Z">
                      <w:rPr>
                        <w:rStyle w:val="Hyperlink"/>
                        <w:noProof/>
                      </w:rPr>
                    </w:rPrChange>
                  </w:rPr>
                  <w:delText>2.3</w:delText>
                </w:r>
                <w:r w:rsidDel="00653061">
                  <w:rPr>
                    <w:rFonts w:eastAsiaTheme="minorEastAsia" w:cstheme="minorBidi"/>
                    <w:noProof/>
                    <w:szCs w:val="22"/>
                    <w:lang w:bidi="ar-SA"/>
                  </w:rPr>
                  <w:tab/>
                </w:r>
                <w:r w:rsidRPr="00653061" w:rsidDel="00653061">
                  <w:rPr>
                    <w:noProof/>
                    <w:rPrChange w:id="235" w:author="Narendar Reddy" w:date="2020-04-22T16:57:00Z">
                      <w:rPr>
                        <w:rStyle w:val="Hyperlink"/>
                        <w:noProof/>
                      </w:rPr>
                    </w:rPrChange>
                  </w:rPr>
                  <w:delText>Supplier</w:delText>
                </w:r>
                <w:r w:rsidDel="00653061">
                  <w:rPr>
                    <w:noProof/>
                    <w:webHidden/>
                  </w:rPr>
                  <w:tab/>
                  <w:delText>7</w:delText>
                </w:r>
              </w:del>
            </w:p>
            <w:p w14:paraId="07E35D01" w14:textId="03C7DBE7" w:rsidR="002441CC" w:rsidDel="00653061" w:rsidRDefault="002441CC">
              <w:pPr>
                <w:pStyle w:val="TOC3"/>
                <w:tabs>
                  <w:tab w:val="left" w:pos="1320"/>
                  <w:tab w:val="right" w:leader="dot" w:pos="9350"/>
                </w:tabs>
                <w:rPr>
                  <w:del w:id="236" w:author="Narendar Reddy" w:date="2020-04-22T16:57:00Z"/>
                  <w:rFonts w:eastAsiaTheme="minorEastAsia" w:cstheme="minorBidi"/>
                  <w:noProof/>
                  <w:szCs w:val="22"/>
                  <w:lang w:bidi="ar-SA"/>
                </w:rPr>
              </w:pPr>
              <w:del w:id="237" w:author="Narendar Reddy" w:date="2020-04-22T16:57:00Z">
                <w:r w:rsidRPr="00653061" w:rsidDel="00653061">
                  <w:rPr>
                    <w:noProof/>
                    <w:rPrChange w:id="238" w:author="Narendar Reddy" w:date="2020-04-22T16:57:00Z">
                      <w:rPr>
                        <w:rStyle w:val="Hyperlink"/>
                        <w:noProof/>
                      </w:rPr>
                    </w:rPrChange>
                  </w:rPr>
                  <w:delText>2.3.1</w:delText>
                </w:r>
                <w:r w:rsidDel="00653061">
                  <w:rPr>
                    <w:rFonts w:eastAsiaTheme="minorEastAsia" w:cstheme="minorBidi"/>
                    <w:noProof/>
                    <w:szCs w:val="22"/>
                    <w:lang w:bidi="ar-SA"/>
                  </w:rPr>
                  <w:tab/>
                </w:r>
                <w:r w:rsidRPr="00653061" w:rsidDel="00653061">
                  <w:rPr>
                    <w:noProof/>
                    <w:rPrChange w:id="239" w:author="Narendar Reddy" w:date="2020-04-22T16:57:00Z">
                      <w:rPr>
                        <w:rStyle w:val="Hyperlink"/>
                        <w:noProof/>
                      </w:rPr>
                    </w:rPrChange>
                  </w:rPr>
                  <w:delText>Supplier Meta Data</w:delText>
                </w:r>
                <w:r w:rsidDel="00653061">
                  <w:rPr>
                    <w:noProof/>
                    <w:webHidden/>
                  </w:rPr>
                  <w:tab/>
                  <w:delText>7</w:delText>
                </w:r>
              </w:del>
            </w:p>
            <w:p w14:paraId="3873AA7C" w14:textId="399ADCE3" w:rsidR="002441CC" w:rsidDel="00653061" w:rsidRDefault="002441CC">
              <w:pPr>
                <w:pStyle w:val="TOC3"/>
                <w:tabs>
                  <w:tab w:val="left" w:pos="1320"/>
                  <w:tab w:val="right" w:leader="dot" w:pos="9350"/>
                </w:tabs>
                <w:rPr>
                  <w:del w:id="240" w:author="Narendar Reddy" w:date="2020-04-22T16:57:00Z"/>
                  <w:rFonts w:eastAsiaTheme="minorEastAsia" w:cstheme="minorBidi"/>
                  <w:noProof/>
                  <w:szCs w:val="22"/>
                  <w:lang w:bidi="ar-SA"/>
                </w:rPr>
              </w:pPr>
              <w:del w:id="241" w:author="Narendar Reddy" w:date="2020-04-22T16:57:00Z">
                <w:r w:rsidRPr="00653061" w:rsidDel="00653061">
                  <w:rPr>
                    <w:noProof/>
                    <w:rPrChange w:id="242" w:author="Narendar Reddy" w:date="2020-04-22T16:57:00Z">
                      <w:rPr>
                        <w:rStyle w:val="Hyperlink"/>
                        <w:noProof/>
                      </w:rPr>
                    </w:rPrChange>
                  </w:rPr>
                  <w:delText>2.3.2</w:delText>
                </w:r>
                <w:r w:rsidDel="00653061">
                  <w:rPr>
                    <w:rFonts w:eastAsiaTheme="minorEastAsia" w:cstheme="minorBidi"/>
                    <w:noProof/>
                    <w:szCs w:val="22"/>
                    <w:lang w:bidi="ar-SA"/>
                  </w:rPr>
                  <w:tab/>
                </w:r>
                <w:r w:rsidRPr="00653061" w:rsidDel="00653061">
                  <w:rPr>
                    <w:noProof/>
                    <w:rPrChange w:id="243" w:author="Narendar Reddy" w:date="2020-04-22T16:57:00Z">
                      <w:rPr>
                        <w:rStyle w:val="Hyperlink"/>
                        <w:noProof/>
                      </w:rPr>
                    </w:rPrChange>
                  </w:rPr>
                  <w:delText>Supplier Contacts &amp; Addresses</w:delText>
                </w:r>
                <w:r w:rsidDel="00653061">
                  <w:rPr>
                    <w:noProof/>
                    <w:webHidden/>
                  </w:rPr>
                  <w:tab/>
                  <w:delText>7</w:delText>
                </w:r>
              </w:del>
            </w:p>
            <w:p w14:paraId="48601696" w14:textId="7D621194" w:rsidR="002441CC" w:rsidDel="00653061" w:rsidRDefault="002441CC">
              <w:pPr>
                <w:pStyle w:val="TOC3"/>
                <w:tabs>
                  <w:tab w:val="left" w:pos="1320"/>
                  <w:tab w:val="right" w:leader="dot" w:pos="9350"/>
                </w:tabs>
                <w:rPr>
                  <w:del w:id="244" w:author="Narendar Reddy" w:date="2020-04-22T16:57:00Z"/>
                  <w:rFonts w:eastAsiaTheme="minorEastAsia" w:cstheme="minorBidi"/>
                  <w:noProof/>
                  <w:szCs w:val="22"/>
                  <w:lang w:bidi="ar-SA"/>
                </w:rPr>
              </w:pPr>
              <w:del w:id="245" w:author="Narendar Reddy" w:date="2020-04-22T16:57:00Z">
                <w:r w:rsidRPr="00653061" w:rsidDel="00653061">
                  <w:rPr>
                    <w:noProof/>
                    <w:rPrChange w:id="246" w:author="Narendar Reddy" w:date="2020-04-22T16:57:00Z">
                      <w:rPr>
                        <w:rStyle w:val="Hyperlink"/>
                        <w:noProof/>
                      </w:rPr>
                    </w:rPrChange>
                  </w:rPr>
                  <w:delText>2.3.3</w:delText>
                </w:r>
                <w:r w:rsidDel="00653061">
                  <w:rPr>
                    <w:rFonts w:eastAsiaTheme="minorEastAsia" w:cstheme="minorBidi"/>
                    <w:noProof/>
                    <w:szCs w:val="22"/>
                    <w:lang w:bidi="ar-SA"/>
                  </w:rPr>
                  <w:tab/>
                </w:r>
                <w:r w:rsidRPr="00653061" w:rsidDel="00653061">
                  <w:rPr>
                    <w:noProof/>
                    <w:rPrChange w:id="247" w:author="Narendar Reddy" w:date="2020-04-22T16:57:00Z">
                      <w:rPr>
                        <w:rStyle w:val="Hyperlink"/>
                        <w:noProof/>
                      </w:rPr>
                    </w:rPrChange>
                  </w:rPr>
                  <w:delText>Supplier Articles</w:delText>
                </w:r>
                <w:r w:rsidDel="00653061">
                  <w:rPr>
                    <w:noProof/>
                    <w:webHidden/>
                  </w:rPr>
                  <w:tab/>
                  <w:delText>8</w:delText>
                </w:r>
              </w:del>
            </w:p>
            <w:p w14:paraId="294F5388" w14:textId="0BC78E7D" w:rsidR="002441CC" w:rsidDel="00653061" w:rsidRDefault="002441CC">
              <w:pPr>
                <w:pStyle w:val="TOC2"/>
                <w:tabs>
                  <w:tab w:val="left" w:pos="880"/>
                  <w:tab w:val="right" w:leader="dot" w:pos="9350"/>
                </w:tabs>
                <w:rPr>
                  <w:del w:id="248" w:author="Narendar Reddy" w:date="2020-04-22T16:57:00Z"/>
                  <w:rFonts w:eastAsiaTheme="minorEastAsia" w:cstheme="minorBidi"/>
                  <w:noProof/>
                  <w:szCs w:val="22"/>
                  <w:lang w:bidi="ar-SA"/>
                </w:rPr>
              </w:pPr>
              <w:del w:id="249" w:author="Narendar Reddy" w:date="2020-04-22T16:57:00Z">
                <w:r w:rsidRPr="00653061" w:rsidDel="00653061">
                  <w:rPr>
                    <w:noProof/>
                    <w:rPrChange w:id="250" w:author="Narendar Reddy" w:date="2020-04-22T16:57:00Z">
                      <w:rPr>
                        <w:rStyle w:val="Hyperlink"/>
                        <w:noProof/>
                      </w:rPr>
                    </w:rPrChange>
                  </w:rPr>
                  <w:delText>2.4</w:delText>
                </w:r>
                <w:r w:rsidDel="00653061">
                  <w:rPr>
                    <w:rFonts w:eastAsiaTheme="minorEastAsia" w:cstheme="minorBidi"/>
                    <w:noProof/>
                    <w:szCs w:val="22"/>
                    <w:lang w:bidi="ar-SA"/>
                  </w:rPr>
                  <w:tab/>
                </w:r>
                <w:r w:rsidRPr="00653061" w:rsidDel="00653061">
                  <w:rPr>
                    <w:noProof/>
                    <w:rPrChange w:id="251" w:author="Narendar Reddy" w:date="2020-04-22T16:57:00Z">
                      <w:rPr>
                        <w:rStyle w:val="Hyperlink"/>
                        <w:noProof/>
                      </w:rPr>
                    </w:rPrChange>
                  </w:rPr>
                  <w:delText>Article Master</w:delText>
                </w:r>
                <w:r w:rsidDel="00653061">
                  <w:rPr>
                    <w:noProof/>
                    <w:webHidden/>
                  </w:rPr>
                  <w:tab/>
                  <w:delText>8</w:delText>
                </w:r>
              </w:del>
            </w:p>
            <w:p w14:paraId="6344567B" w14:textId="0AA2EFA6" w:rsidR="002441CC" w:rsidDel="00653061" w:rsidRDefault="002441CC">
              <w:pPr>
                <w:pStyle w:val="TOC3"/>
                <w:tabs>
                  <w:tab w:val="left" w:pos="1320"/>
                  <w:tab w:val="right" w:leader="dot" w:pos="9350"/>
                </w:tabs>
                <w:rPr>
                  <w:del w:id="252" w:author="Narendar Reddy" w:date="2020-04-22T16:57:00Z"/>
                  <w:rFonts w:eastAsiaTheme="minorEastAsia" w:cstheme="minorBidi"/>
                  <w:noProof/>
                  <w:szCs w:val="22"/>
                  <w:lang w:bidi="ar-SA"/>
                </w:rPr>
              </w:pPr>
              <w:del w:id="253" w:author="Narendar Reddy" w:date="2020-04-22T16:57:00Z">
                <w:r w:rsidRPr="00653061" w:rsidDel="00653061">
                  <w:rPr>
                    <w:noProof/>
                    <w:rPrChange w:id="254" w:author="Narendar Reddy" w:date="2020-04-22T16:57:00Z">
                      <w:rPr>
                        <w:rStyle w:val="Hyperlink"/>
                        <w:noProof/>
                      </w:rPr>
                    </w:rPrChange>
                  </w:rPr>
                  <w:delText>2.4.1</w:delText>
                </w:r>
                <w:r w:rsidDel="00653061">
                  <w:rPr>
                    <w:rFonts w:eastAsiaTheme="minorEastAsia" w:cstheme="minorBidi"/>
                    <w:noProof/>
                    <w:szCs w:val="22"/>
                    <w:lang w:bidi="ar-SA"/>
                  </w:rPr>
                  <w:tab/>
                </w:r>
                <w:r w:rsidRPr="00653061" w:rsidDel="00653061">
                  <w:rPr>
                    <w:noProof/>
                    <w:rPrChange w:id="255" w:author="Narendar Reddy" w:date="2020-04-22T16:57:00Z">
                      <w:rPr>
                        <w:rStyle w:val="Hyperlink"/>
                        <w:noProof/>
                      </w:rPr>
                    </w:rPrChange>
                  </w:rPr>
                  <w:delText>Article Meta Data</w:delText>
                </w:r>
                <w:r w:rsidDel="00653061">
                  <w:rPr>
                    <w:noProof/>
                    <w:webHidden/>
                  </w:rPr>
                  <w:tab/>
                  <w:delText>8</w:delText>
                </w:r>
              </w:del>
            </w:p>
            <w:p w14:paraId="4FB690DD" w14:textId="154AFCB6" w:rsidR="002441CC" w:rsidDel="00653061" w:rsidRDefault="002441CC">
              <w:pPr>
                <w:pStyle w:val="TOC3"/>
                <w:tabs>
                  <w:tab w:val="left" w:pos="1320"/>
                  <w:tab w:val="right" w:leader="dot" w:pos="9350"/>
                </w:tabs>
                <w:rPr>
                  <w:del w:id="256" w:author="Narendar Reddy" w:date="2020-04-22T16:57:00Z"/>
                  <w:rFonts w:eastAsiaTheme="minorEastAsia" w:cstheme="minorBidi"/>
                  <w:noProof/>
                  <w:szCs w:val="22"/>
                  <w:lang w:bidi="ar-SA"/>
                </w:rPr>
              </w:pPr>
              <w:del w:id="257" w:author="Narendar Reddy" w:date="2020-04-22T16:57:00Z">
                <w:r w:rsidRPr="00653061" w:rsidDel="00653061">
                  <w:rPr>
                    <w:noProof/>
                    <w:rPrChange w:id="258" w:author="Narendar Reddy" w:date="2020-04-22T16:57:00Z">
                      <w:rPr>
                        <w:rStyle w:val="Hyperlink"/>
                        <w:noProof/>
                      </w:rPr>
                    </w:rPrChange>
                  </w:rPr>
                  <w:delText>2.4.2</w:delText>
                </w:r>
                <w:r w:rsidDel="00653061">
                  <w:rPr>
                    <w:rFonts w:eastAsiaTheme="minorEastAsia" w:cstheme="minorBidi"/>
                    <w:noProof/>
                    <w:szCs w:val="22"/>
                    <w:lang w:bidi="ar-SA"/>
                  </w:rPr>
                  <w:tab/>
                </w:r>
                <w:r w:rsidRPr="00653061" w:rsidDel="00653061">
                  <w:rPr>
                    <w:noProof/>
                    <w:rPrChange w:id="259" w:author="Narendar Reddy" w:date="2020-04-22T16:57:00Z">
                      <w:rPr>
                        <w:rStyle w:val="Hyperlink"/>
                        <w:noProof/>
                      </w:rPr>
                    </w:rPrChange>
                  </w:rPr>
                  <w:delText>Dimensions</w:delText>
                </w:r>
                <w:r w:rsidDel="00653061">
                  <w:rPr>
                    <w:noProof/>
                    <w:webHidden/>
                  </w:rPr>
                  <w:tab/>
                  <w:delText>9</w:delText>
                </w:r>
              </w:del>
            </w:p>
            <w:p w14:paraId="29E04282" w14:textId="2902DCCA" w:rsidR="002441CC" w:rsidDel="00653061" w:rsidRDefault="002441CC">
              <w:pPr>
                <w:pStyle w:val="TOC3"/>
                <w:tabs>
                  <w:tab w:val="left" w:pos="1320"/>
                  <w:tab w:val="right" w:leader="dot" w:pos="9350"/>
                </w:tabs>
                <w:rPr>
                  <w:del w:id="260" w:author="Narendar Reddy" w:date="2020-04-22T16:57:00Z"/>
                  <w:rFonts w:eastAsiaTheme="minorEastAsia" w:cstheme="minorBidi"/>
                  <w:noProof/>
                  <w:szCs w:val="22"/>
                  <w:lang w:bidi="ar-SA"/>
                </w:rPr>
              </w:pPr>
              <w:del w:id="261" w:author="Narendar Reddy" w:date="2020-04-22T16:57:00Z">
                <w:r w:rsidRPr="00653061" w:rsidDel="00653061">
                  <w:rPr>
                    <w:noProof/>
                    <w:rPrChange w:id="262" w:author="Narendar Reddy" w:date="2020-04-22T16:57:00Z">
                      <w:rPr>
                        <w:rStyle w:val="Hyperlink"/>
                        <w:noProof/>
                      </w:rPr>
                    </w:rPrChange>
                  </w:rPr>
                  <w:delText>2.4.3</w:delText>
                </w:r>
                <w:r w:rsidDel="00653061">
                  <w:rPr>
                    <w:rFonts w:eastAsiaTheme="minorEastAsia" w:cstheme="minorBidi"/>
                    <w:noProof/>
                    <w:szCs w:val="22"/>
                    <w:lang w:bidi="ar-SA"/>
                  </w:rPr>
                  <w:tab/>
                </w:r>
                <w:r w:rsidRPr="00653061" w:rsidDel="00653061">
                  <w:rPr>
                    <w:noProof/>
                    <w:rPrChange w:id="263" w:author="Narendar Reddy" w:date="2020-04-22T16:57:00Z">
                      <w:rPr>
                        <w:rStyle w:val="Hyperlink"/>
                        <w:noProof/>
                      </w:rPr>
                    </w:rPrChange>
                  </w:rPr>
                  <w:delText>Typ</w:delText>
                </w:r>
                <w:r w:rsidDel="00653061">
                  <w:rPr>
                    <w:noProof/>
                    <w:webHidden/>
                  </w:rPr>
                  <w:tab/>
                  <w:delText>9</w:delText>
                </w:r>
              </w:del>
            </w:p>
            <w:p w14:paraId="1B642F00" w14:textId="2F3C270E" w:rsidR="002441CC" w:rsidDel="00653061" w:rsidRDefault="002441CC">
              <w:pPr>
                <w:pStyle w:val="TOC3"/>
                <w:tabs>
                  <w:tab w:val="left" w:pos="1320"/>
                  <w:tab w:val="right" w:leader="dot" w:pos="9350"/>
                </w:tabs>
                <w:rPr>
                  <w:del w:id="264" w:author="Narendar Reddy" w:date="2020-04-22T16:57:00Z"/>
                  <w:rFonts w:eastAsiaTheme="minorEastAsia" w:cstheme="minorBidi"/>
                  <w:noProof/>
                  <w:szCs w:val="22"/>
                  <w:lang w:bidi="ar-SA"/>
                </w:rPr>
              </w:pPr>
              <w:del w:id="265" w:author="Narendar Reddy" w:date="2020-04-22T16:57:00Z">
                <w:r w:rsidRPr="00653061" w:rsidDel="00653061">
                  <w:rPr>
                    <w:noProof/>
                    <w:rPrChange w:id="266" w:author="Narendar Reddy" w:date="2020-04-22T16:57:00Z">
                      <w:rPr>
                        <w:rStyle w:val="Hyperlink"/>
                        <w:noProof/>
                      </w:rPr>
                    </w:rPrChange>
                  </w:rPr>
                  <w:delText>2.4.4</w:delText>
                </w:r>
                <w:r w:rsidDel="00653061">
                  <w:rPr>
                    <w:rFonts w:eastAsiaTheme="minorEastAsia" w:cstheme="minorBidi"/>
                    <w:noProof/>
                    <w:szCs w:val="22"/>
                    <w:lang w:bidi="ar-SA"/>
                  </w:rPr>
                  <w:tab/>
                </w:r>
                <w:r w:rsidRPr="00653061" w:rsidDel="00653061">
                  <w:rPr>
                    <w:noProof/>
                    <w:rPrChange w:id="267" w:author="Narendar Reddy" w:date="2020-04-22T16:57:00Z">
                      <w:rPr>
                        <w:rStyle w:val="Hyperlink"/>
                        <w:noProof/>
                      </w:rPr>
                    </w:rPrChange>
                  </w:rPr>
                  <w:delText>Rabatt</w:delText>
                </w:r>
                <w:r w:rsidDel="00653061">
                  <w:rPr>
                    <w:noProof/>
                    <w:webHidden/>
                  </w:rPr>
                  <w:tab/>
                  <w:delText>10</w:delText>
                </w:r>
              </w:del>
            </w:p>
            <w:p w14:paraId="6D6BC832" w14:textId="3984F5F9" w:rsidR="002441CC" w:rsidDel="00653061" w:rsidRDefault="002441CC">
              <w:pPr>
                <w:pStyle w:val="TOC3"/>
                <w:tabs>
                  <w:tab w:val="left" w:pos="1320"/>
                  <w:tab w:val="right" w:leader="dot" w:pos="9350"/>
                </w:tabs>
                <w:rPr>
                  <w:del w:id="268" w:author="Narendar Reddy" w:date="2020-04-22T16:57:00Z"/>
                  <w:rFonts w:eastAsiaTheme="minorEastAsia" w:cstheme="minorBidi"/>
                  <w:noProof/>
                  <w:szCs w:val="22"/>
                  <w:lang w:bidi="ar-SA"/>
                </w:rPr>
              </w:pPr>
              <w:del w:id="269" w:author="Narendar Reddy" w:date="2020-04-22T16:57:00Z">
                <w:r w:rsidRPr="00653061" w:rsidDel="00653061">
                  <w:rPr>
                    <w:noProof/>
                    <w:rPrChange w:id="270" w:author="Narendar Reddy" w:date="2020-04-22T16:57:00Z">
                      <w:rPr>
                        <w:rStyle w:val="Hyperlink"/>
                        <w:noProof/>
                      </w:rPr>
                    </w:rPrChange>
                  </w:rPr>
                  <w:delText>2.4.5</w:delText>
                </w:r>
                <w:r w:rsidDel="00653061">
                  <w:rPr>
                    <w:rFonts w:eastAsiaTheme="minorEastAsia" w:cstheme="minorBidi"/>
                    <w:noProof/>
                    <w:szCs w:val="22"/>
                    <w:lang w:bidi="ar-SA"/>
                  </w:rPr>
                  <w:tab/>
                </w:r>
                <w:r w:rsidRPr="00653061" w:rsidDel="00653061">
                  <w:rPr>
                    <w:noProof/>
                    <w:rPrChange w:id="271" w:author="Narendar Reddy" w:date="2020-04-22T16:57:00Z">
                      <w:rPr>
                        <w:rStyle w:val="Hyperlink"/>
                        <w:noProof/>
                      </w:rPr>
                    </w:rPrChange>
                  </w:rPr>
                  <w:delText>Accessories</w:delText>
                </w:r>
                <w:r w:rsidDel="00653061">
                  <w:rPr>
                    <w:noProof/>
                    <w:webHidden/>
                  </w:rPr>
                  <w:tab/>
                  <w:delText>10</w:delText>
                </w:r>
              </w:del>
            </w:p>
            <w:p w14:paraId="5AEC2504" w14:textId="48D46A01" w:rsidR="002441CC" w:rsidDel="00653061" w:rsidRDefault="002441CC">
              <w:pPr>
                <w:pStyle w:val="TOC3"/>
                <w:tabs>
                  <w:tab w:val="left" w:pos="1320"/>
                  <w:tab w:val="right" w:leader="dot" w:pos="9350"/>
                </w:tabs>
                <w:rPr>
                  <w:del w:id="272" w:author="Narendar Reddy" w:date="2020-04-22T16:57:00Z"/>
                  <w:rFonts w:eastAsiaTheme="minorEastAsia" w:cstheme="minorBidi"/>
                  <w:noProof/>
                  <w:szCs w:val="22"/>
                  <w:lang w:bidi="ar-SA"/>
                </w:rPr>
              </w:pPr>
              <w:del w:id="273" w:author="Narendar Reddy" w:date="2020-04-22T16:57:00Z">
                <w:r w:rsidRPr="00653061" w:rsidDel="00653061">
                  <w:rPr>
                    <w:noProof/>
                    <w:rPrChange w:id="274" w:author="Narendar Reddy" w:date="2020-04-22T16:57:00Z">
                      <w:rPr>
                        <w:rStyle w:val="Hyperlink"/>
                        <w:noProof/>
                      </w:rPr>
                    </w:rPrChange>
                  </w:rPr>
                  <w:delText>2.4.6</w:delText>
                </w:r>
                <w:r w:rsidDel="00653061">
                  <w:rPr>
                    <w:rFonts w:eastAsiaTheme="minorEastAsia" w:cstheme="minorBidi"/>
                    <w:noProof/>
                    <w:szCs w:val="22"/>
                    <w:lang w:bidi="ar-SA"/>
                  </w:rPr>
                  <w:tab/>
                </w:r>
                <w:r w:rsidRPr="00653061" w:rsidDel="00653061">
                  <w:rPr>
                    <w:noProof/>
                    <w:rPrChange w:id="275" w:author="Narendar Reddy" w:date="2020-04-22T16:57:00Z">
                      <w:rPr>
                        <w:rStyle w:val="Hyperlink"/>
                        <w:noProof/>
                      </w:rPr>
                    </w:rPrChange>
                  </w:rPr>
                  <w:delText>Validity Date</w:delText>
                </w:r>
                <w:r w:rsidDel="00653061">
                  <w:rPr>
                    <w:noProof/>
                    <w:webHidden/>
                  </w:rPr>
                  <w:tab/>
                  <w:delText>11</w:delText>
                </w:r>
              </w:del>
            </w:p>
            <w:p w14:paraId="3054F839" w14:textId="7618DD08" w:rsidR="002441CC" w:rsidDel="00653061" w:rsidRDefault="002441CC">
              <w:pPr>
                <w:pStyle w:val="TOC2"/>
                <w:tabs>
                  <w:tab w:val="left" w:pos="880"/>
                  <w:tab w:val="right" w:leader="dot" w:pos="9350"/>
                </w:tabs>
                <w:rPr>
                  <w:del w:id="276" w:author="Narendar Reddy" w:date="2020-04-22T16:57:00Z"/>
                  <w:rFonts w:eastAsiaTheme="minorEastAsia" w:cstheme="minorBidi"/>
                  <w:noProof/>
                  <w:szCs w:val="22"/>
                  <w:lang w:bidi="ar-SA"/>
                </w:rPr>
              </w:pPr>
              <w:del w:id="277" w:author="Narendar Reddy" w:date="2020-04-22T16:57:00Z">
                <w:r w:rsidRPr="00653061" w:rsidDel="00653061">
                  <w:rPr>
                    <w:noProof/>
                    <w:rPrChange w:id="278" w:author="Narendar Reddy" w:date="2020-04-22T16:57:00Z">
                      <w:rPr>
                        <w:rStyle w:val="Hyperlink"/>
                        <w:noProof/>
                      </w:rPr>
                    </w:rPrChange>
                  </w:rPr>
                  <w:delText>2.5</w:delText>
                </w:r>
                <w:r w:rsidDel="00653061">
                  <w:rPr>
                    <w:rFonts w:eastAsiaTheme="minorEastAsia" w:cstheme="minorBidi"/>
                    <w:noProof/>
                    <w:szCs w:val="22"/>
                    <w:lang w:bidi="ar-SA"/>
                  </w:rPr>
                  <w:tab/>
                </w:r>
                <w:r w:rsidRPr="00653061" w:rsidDel="00653061">
                  <w:rPr>
                    <w:noProof/>
                    <w:rPrChange w:id="279" w:author="Narendar Reddy" w:date="2020-04-22T16:57:00Z">
                      <w:rPr>
                        <w:rStyle w:val="Hyperlink"/>
                        <w:noProof/>
                      </w:rPr>
                    </w:rPrChange>
                  </w:rPr>
                  <w:delText>User, Role and access</w:delText>
                </w:r>
                <w:r w:rsidDel="00653061">
                  <w:rPr>
                    <w:noProof/>
                    <w:webHidden/>
                  </w:rPr>
                  <w:tab/>
                  <w:delText>11</w:delText>
                </w:r>
              </w:del>
            </w:p>
            <w:p w14:paraId="46C38084" w14:textId="36535730" w:rsidR="002441CC" w:rsidDel="00653061" w:rsidRDefault="002441CC">
              <w:pPr>
                <w:pStyle w:val="TOC3"/>
                <w:tabs>
                  <w:tab w:val="left" w:pos="1320"/>
                  <w:tab w:val="right" w:leader="dot" w:pos="9350"/>
                </w:tabs>
                <w:rPr>
                  <w:del w:id="280" w:author="Narendar Reddy" w:date="2020-04-22T16:57:00Z"/>
                  <w:rFonts w:eastAsiaTheme="minorEastAsia" w:cstheme="minorBidi"/>
                  <w:noProof/>
                  <w:szCs w:val="22"/>
                  <w:lang w:bidi="ar-SA"/>
                </w:rPr>
              </w:pPr>
              <w:del w:id="281" w:author="Narendar Reddy" w:date="2020-04-22T16:57:00Z">
                <w:r w:rsidRPr="00653061" w:rsidDel="00653061">
                  <w:rPr>
                    <w:noProof/>
                    <w:rPrChange w:id="282" w:author="Narendar Reddy" w:date="2020-04-22T16:57:00Z">
                      <w:rPr>
                        <w:rStyle w:val="Hyperlink"/>
                        <w:noProof/>
                      </w:rPr>
                    </w:rPrChange>
                  </w:rPr>
                  <w:delText>2.5.1</w:delText>
                </w:r>
                <w:r w:rsidDel="00653061">
                  <w:rPr>
                    <w:rFonts w:eastAsiaTheme="minorEastAsia" w:cstheme="minorBidi"/>
                    <w:noProof/>
                    <w:szCs w:val="22"/>
                    <w:lang w:bidi="ar-SA"/>
                  </w:rPr>
                  <w:tab/>
                </w:r>
                <w:r w:rsidRPr="00653061" w:rsidDel="00653061">
                  <w:rPr>
                    <w:noProof/>
                    <w:rPrChange w:id="283" w:author="Narendar Reddy" w:date="2020-04-22T16:57:00Z">
                      <w:rPr>
                        <w:rStyle w:val="Hyperlink"/>
                        <w:noProof/>
                      </w:rPr>
                    </w:rPrChange>
                  </w:rPr>
                  <w:delText>User, Role and features Meta Data</w:delText>
                </w:r>
                <w:r w:rsidDel="00653061">
                  <w:rPr>
                    <w:noProof/>
                    <w:webHidden/>
                  </w:rPr>
                  <w:tab/>
                  <w:delText>11</w:delText>
                </w:r>
              </w:del>
            </w:p>
            <w:p w14:paraId="552631AD" w14:textId="2FB802AB" w:rsidR="002441CC" w:rsidDel="00653061" w:rsidRDefault="002441CC">
              <w:pPr>
                <w:pStyle w:val="TOC3"/>
                <w:tabs>
                  <w:tab w:val="left" w:pos="1320"/>
                  <w:tab w:val="right" w:leader="dot" w:pos="9350"/>
                </w:tabs>
                <w:rPr>
                  <w:del w:id="284" w:author="Narendar Reddy" w:date="2020-04-22T16:57:00Z"/>
                  <w:rFonts w:eastAsiaTheme="minorEastAsia" w:cstheme="minorBidi"/>
                  <w:noProof/>
                  <w:szCs w:val="22"/>
                  <w:lang w:bidi="ar-SA"/>
                </w:rPr>
              </w:pPr>
              <w:del w:id="285" w:author="Narendar Reddy" w:date="2020-04-22T16:57:00Z">
                <w:r w:rsidRPr="00653061" w:rsidDel="00653061">
                  <w:rPr>
                    <w:noProof/>
                    <w:rPrChange w:id="286" w:author="Narendar Reddy" w:date="2020-04-22T16:57:00Z">
                      <w:rPr>
                        <w:rStyle w:val="Hyperlink"/>
                        <w:noProof/>
                      </w:rPr>
                    </w:rPrChange>
                  </w:rPr>
                  <w:delText>2.5.2</w:delText>
                </w:r>
                <w:r w:rsidDel="00653061">
                  <w:rPr>
                    <w:rFonts w:eastAsiaTheme="minorEastAsia" w:cstheme="minorBidi"/>
                    <w:noProof/>
                    <w:szCs w:val="22"/>
                    <w:lang w:bidi="ar-SA"/>
                  </w:rPr>
                  <w:tab/>
                </w:r>
                <w:r w:rsidRPr="00653061" w:rsidDel="00653061">
                  <w:rPr>
                    <w:noProof/>
                    <w:rPrChange w:id="287" w:author="Narendar Reddy" w:date="2020-04-22T16:57:00Z">
                      <w:rPr>
                        <w:rStyle w:val="Hyperlink"/>
                        <w:noProof/>
                      </w:rPr>
                    </w:rPrChange>
                  </w:rPr>
                  <w:delText>Password Change</w:delText>
                </w:r>
                <w:r w:rsidDel="00653061">
                  <w:rPr>
                    <w:noProof/>
                    <w:webHidden/>
                  </w:rPr>
                  <w:tab/>
                  <w:delText>12</w:delText>
                </w:r>
              </w:del>
            </w:p>
            <w:p w14:paraId="354C9F00" w14:textId="15DFDC55" w:rsidR="002441CC" w:rsidDel="00653061" w:rsidRDefault="002441CC">
              <w:pPr>
                <w:pStyle w:val="TOC2"/>
                <w:tabs>
                  <w:tab w:val="left" w:pos="880"/>
                  <w:tab w:val="right" w:leader="dot" w:pos="9350"/>
                </w:tabs>
                <w:rPr>
                  <w:del w:id="288" w:author="Narendar Reddy" w:date="2020-04-22T16:57:00Z"/>
                  <w:rFonts w:eastAsiaTheme="minorEastAsia" w:cstheme="minorBidi"/>
                  <w:noProof/>
                  <w:szCs w:val="22"/>
                  <w:lang w:bidi="ar-SA"/>
                </w:rPr>
              </w:pPr>
              <w:del w:id="289" w:author="Narendar Reddy" w:date="2020-04-22T16:57:00Z">
                <w:r w:rsidRPr="00653061" w:rsidDel="00653061">
                  <w:rPr>
                    <w:noProof/>
                    <w:rPrChange w:id="290" w:author="Narendar Reddy" w:date="2020-04-22T16:57:00Z">
                      <w:rPr>
                        <w:rStyle w:val="Hyperlink"/>
                        <w:noProof/>
                      </w:rPr>
                    </w:rPrChange>
                  </w:rPr>
                  <w:delText>2.6</w:delText>
                </w:r>
                <w:r w:rsidDel="00653061">
                  <w:rPr>
                    <w:rFonts w:eastAsiaTheme="minorEastAsia" w:cstheme="minorBidi"/>
                    <w:noProof/>
                    <w:szCs w:val="22"/>
                    <w:lang w:bidi="ar-SA"/>
                  </w:rPr>
                  <w:tab/>
                </w:r>
                <w:r w:rsidRPr="00653061" w:rsidDel="00653061">
                  <w:rPr>
                    <w:noProof/>
                    <w:rPrChange w:id="291" w:author="Narendar Reddy" w:date="2020-04-22T16:57:00Z">
                      <w:rPr>
                        <w:rStyle w:val="Hyperlink"/>
                        <w:noProof/>
                      </w:rPr>
                    </w:rPrChange>
                  </w:rPr>
                  <w:delText>Text Modules</w:delText>
                </w:r>
                <w:r w:rsidDel="00653061">
                  <w:rPr>
                    <w:noProof/>
                    <w:webHidden/>
                  </w:rPr>
                  <w:tab/>
                  <w:delText>13</w:delText>
                </w:r>
              </w:del>
            </w:p>
            <w:p w14:paraId="577CA514" w14:textId="6769540E" w:rsidR="002441CC" w:rsidDel="00653061" w:rsidRDefault="002441CC">
              <w:pPr>
                <w:pStyle w:val="TOC2"/>
                <w:tabs>
                  <w:tab w:val="left" w:pos="880"/>
                  <w:tab w:val="right" w:leader="dot" w:pos="9350"/>
                </w:tabs>
                <w:rPr>
                  <w:del w:id="292" w:author="Narendar Reddy" w:date="2020-04-22T16:57:00Z"/>
                  <w:rFonts w:eastAsiaTheme="minorEastAsia" w:cstheme="minorBidi"/>
                  <w:noProof/>
                  <w:szCs w:val="22"/>
                  <w:lang w:bidi="ar-SA"/>
                </w:rPr>
              </w:pPr>
              <w:del w:id="293" w:author="Narendar Reddy" w:date="2020-04-22T16:57:00Z">
                <w:r w:rsidRPr="00653061" w:rsidDel="00653061">
                  <w:rPr>
                    <w:noProof/>
                    <w:rPrChange w:id="294" w:author="Narendar Reddy" w:date="2020-04-22T16:57:00Z">
                      <w:rPr>
                        <w:rStyle w:val="Hyperlink"/>
                        <w:noProof/>
                      </w:rPr>
                    </w:rPrChange>
                  </w:rPr>
                  <w:delText>2.7</w:delText>
                </w:r>
                <w:r w:rsidDel="00653061">
                  <w:rPr>
                    <w:rFonts w:eastAsiaTheme="minorEastAsia" w:cstheme="minorBidi"/>
                    <w:noProof/>
                    <w:szCs w:val="22"/>
                    <w:lang w:bidi="ar-SA"/>
                  </w:rPr>
                  <w:tab/>
                </w:r>
                <w:r w:rsidRPr="00653061" w:rsidDel="00653061">
                  <w:rPr>
                    <w:noProof/>
                    <w:rPrChange w:id="295" w:author="Narendar Reddy" w:date="2020-04-22T16:57:00Z">
                      <w:rPr>
                        <w:rStyle w:val="Hyperlink"/>
                        <w:noProof/>
                      </w:rPr>
                    </w:rPrChange>
                  </w:rPr>
                  <w:delText>Proposal Settings</w:delText>
                </w:r>
                <w:r w:rsidDel="00653061">
                  <w:rPr>
                    <w:noProof/>
                    <w:webHidden/>
                  </w:rPr>
                  <w:tab/>
                  <w:delText>13</w:delText>
                </w:r>
              </w:del>
            </w:p>
            <w:p w14:paraId="63D5E78D" w14:textId="4A6F9827" w:rsidR="002441CC" w:rsidDel="00653061" w:rsidRDefault="002441CC">
              <w:pPr>
                <w:pStyle w:val="TOC1"/>
                <w:tabs>
                  <w:tab w:val="left" w:pos="440"/>
                  <w:tab w:val="right" w:leader="dot" w:pos="9350"/>
                </w:tabs>
                <w:rPr>
                  <w:del w:id="296" w:author="Narendar Reddy" w:date="2020-04-22T16:57:00Z"/>
                  <w:rFonts w:eastAsiaTheme="minorEastAsia" w:cstheme="minorBidi"/>
                  <w:noProof/>
                  <w:szCs w:val="22"/>
                  <w:lang w:bidi="ar-SA"/>
                </w:rPr>
              </w:pPr>
              <w:del w:id="297" w:author="Narendar Reddy" w:date="2020-04-22T16:57:00Z">
                <w:r w:rsidRPr="00653061" w:rsidDel="00653061">
                  <w:rPr>
                    <w:noProof/>
                    <w:rPrChange w:id="298" w:author="Narendar Reddy" w:date="2020-04-22T16:57:00Z">
                      <w:rPr>
                        <w:rStyle w:val="Hyperlink"/>
                        <w:noProof/>
                      </w:rPr>
                    </w:rPrChange>
                  </w:rPr>
                  <w:delText>3</w:delText>
                </w:r>
                <w:r w:rsidDel="00653061">
                  <w:rPr>
                    <w:rFonts w:eastAsiaTheme="minorEastAsia" w:cstheme="minorBidi"/>
                    <w:noProof/>
                    <w:szCs w:val="22"/>
                    <w:lang w:bidi="ar-SA"/>
                  </w:rPr>
                  <w:tab/>
                </w:r>
                <w:r w:rsidRPr="00653061" w:rsidDel="00653061">
                  <w:rPr>
                    <w:noProof/>
                    <w:rPrChange w:id="299" w:author="Narendar Reddy" w:date="2020-04-22T16:57:00Z">
                      <w:rPr>
                        <w:rStyle w:val="Hyperlink"/>
                        <w:noProof/>
                      </w:rPr>
                    </w:rPrChange>
                  </w:rPr>
                  <w:delText>Project</w:delText>
                </w:r>
                <w:r w:rsidDel="00653061">
                  <w:rPr>
                    <w:noProof/>
                    <w:webHidden/>
                  </w:rPr>
                  <w:tab/>
                  <w:delText>14</w:delText>
                </w:r>
              </w:del>
            </w:p>
            <w:p w14:paraId="2020ECA8" w14:textId="718DBFF1" w:rsidR="002441CC" w:rsidDel="00653061" w:rsidRDefault="002441CC">
              <w:pPr>
                <w:pStyle w:val="TOC2"/>
                <w:tabs>
                  <w:tab w:val="left" w:pos="880"/>
                  <w:tab w:val="right" w:leader="dot" w:pos="9350"/>
                </w:tabs>
                <w:rPr>
                  <w:del w:id="300" w:author="Narendar Reddy" w:date="2020-04-22T16:57:00Z"/>
                  <w:rFonts w:eastAsiaTheme="minorEastAsia" w:cstheme="minorBidi"/>
                  <w:noProof/>
                  <w:szCs w:val="22"/>
                  <w:lang w:bidi="ar-SA"/>
                </w:rPr>
              </w:pPr>
              <w:del w:id="301" w:author="Narendar Reddy" w:date="2020-04-22T16:57:00Z">
                <w:r w:rsidRPr="00653061" w:rsidDel="00653061">
                  <w:rPr>
                    <w:noProof/>
                    <w:rPrChange w:id="302" w:author="Narendar Reddy" w:date="2020-04-22T16:57:00Z">
                      <w:rPr>
                        <w:rStyle w:val="Hyperlink"/>
                        <w:noProof/>
                      </w:rPr>
                    </w:rPrChange>
                  </w:rPr>
                  <w:delText>3.1</w:delText>
                </w:r>
                <w:r w:rsidDel="00653061">
                  <w:rPr>
                    <w:rFonts w:eastAsiaTheme="minorEastAsia" w:cstheme="minorBidi"/>
                    <w:noProof/>
                    <w:szCs w:val="22"/>
                    <w:lang w:bidi="ar-SA"/>
                  </w:rPr>
                  <w:tab/>
                </w:r>
                <w:r w:rsidRPr="00653061" w:rsidDel="00653061">
                  <w:rPr>
                    <w:noProof/>
                    <w:rPrChange w:id="303" w:author="Narendar Reddy" w:date="2020-04-22T16:57:00Z">
                      <w:rPr>
                        <w:rStyle w:val="Hyperlink"/>
                        <w:noProof/>
                      </w:rPr>
                    </w:rPrChange>
                  </w:rPr>
                  <w:delText>New Project</w:delText>
                </w:r>
                <w:r w:rsidDel="00653061">
                  <w:rPr>
                    <w:noProof/>
                    <w:webHidden/>
                  </w:rPr>
                  <w:tab/>
                  <w:delText>14</w:delText>
                </w:r>
              </w:del>
            </w:p>
            <w:p w14:paraId="2A23BA1B" w14:textId="1D7F874A" w:rsidR="002441CC" w:rsidDel="00653061" w:rsidRDefault="002441CC">
              <w:pPr>
                <w:pStyle w:val="TOC2"/>
                <w:tabs>
                  <w:tab w:val="left" w:pos="880"/>
                  <w:tab w:val="right" w:leader="dot" w:pos="9350"/>
                </w:tabs>
                <w:rPr>
                  <w:del w:id="304" w:author="Narendar Reddy" w:date="2020-04-22T16:57:00Z"/>
                  <w:rFonts w:eastAsiaTheme="minorEastAsia" w:cstheme="minorBidi"/>
                  <w:noProof/>
                  <w:szCs w:val="22"/>
                  <w:lang w:bidi="ar-SA"/>
                </w:rPr>
              </w:pPr>
              <w:del w:id="305" w:author="Narendar Reddy" w:date="2020-04-22T16:57:00Z">
                <w:r w:rsidRPr="00653061" w:rsidDel="00653061">
                  <w:rPr>
                    <w:noProof/>
                    <w:rPrChange w:id="306" w:author="Narendar Reddy" w:date="2020-04-22T16:57:00Z">
                      <w:rPr>
                        <w:rStyle w:val="Hyperlink"/>
                        <w:noProof/>
                      </w:rPr>
                    </w:rPrChange>
                  </w:rPr>
                  <w:delText>3.2</w:delText>
                </w:r>
                <w:r w:rsidDel="00653061">
                  <w:rPr>
                    <w:rFonts w:eastAsiaTheme="minorEastAsia" w:cstheme="minorBidi"/>
                    <w:noProof/>
                    <w:szCs w:val="22"/>
                    <w:lang w:bidi="ar-SA"/>
                  </w:rPr>
                  <w:tab/>
                </w:r>
                <w:r w:rsidRPr="00653061" w:rsidDel="00653061">
                  <w:rPr>
                    <w:noProof/>
                    <w:rPrChange w:id="307" w:author="Narendar Reddy" w:date="2020-04-22T16:57:00Z">
                      <w:rPr>
                        <w:rStyle w:val="Hyperlink"/>
                        <w:noProof/>
                      </w:rPr>
                    </w:rPrChange>
                  </w:rPr>
                  <w:delText>Load Existing Project</w:delText>
                </w:r>
                <w:r w:rsidDel="00653061">
                  <w:rPr>
                    <w:noProof/>
                    <w:webHidden/>
                  </w:rPr>
                  <w:tab/>
                  <w:delText>14</w:delText>
                </w:r>
              </w:del>
            </w:p>
            <w:p w14:paraId="37A765D1" w14:textId="320CCE87" w:rsidR="002441CC" w:rsidDel="00653061" w:rsidRDefault="002441CC">
              <w:pPr>
                <w:pStyle w:val="TOC2"/>
                <w:tabs>
                  <w:tab w:val="left" w:pos="880"/>
                  <w:tab w:val="right" w:leader="dot" w:pos="9350"/>
                </w:tabs>
                <w:rPr>
                  <w:del w:id="308" w:author="Narendar Reddy" w:date="2020-04-22T16:57:00Z"/>
                  <w:rFonts w:eastAsiaTheme="minorEastAsia" w:cstheme="minorBidi"/>
                  <w:noProof/>
                  <w:szCs w:val="22"/>
                  <w:lang w:bidi="ar-SA"/>
                </w:rPr>
              </w:pPr>
              <w:del w:id="309" w:author="Narendar Reddy" w:date="2020-04-22T16:57:00Z">
                <w:r w:rsidRPr="00653061" w:rsidDel="00653061">
                  <w:rPr>
                    <w:noProof/>
                    <w:rPrChange w:id="310" w:author="Narendar Reddy" w:date="2020-04-22T16:57:00Z">
                      <w:rPr>
                        <w:rStyle w:val="Hyperlink"/>
                        <w:noProof/>
                      </w:rPr>
                    </w:rPrChange>
                  </w:rPr>
                  <w:delText>3.3</w:delText>
                </w:r>
                <w:r w:rsidDel="00653061">
                  <w:rPr>
                    <w:rFonts w:eastAsiaTheme="minorEastAsia" w:cstheme="minorBidi"/>
                    <w:noProof/>
                    <w:szCs w:val="22"/>
                    <w:lang w:bidi="ar-SA"/>
                  </w:rPr>
                  <w:tab/>
                </w:r>
                <w:r w:rsidRPr="00653061" w:rsidDel="00653061">
                  <w:rPr>
                    <w:noProof/>
                    <w:rPrChange w:id="311" w:author="Narendar Reddy" w:date="2020-04-22T16:57:00Z">
                      <w:rPr>
                        <w:rStyle w:val="Hyperlink"/>
                        <w:noProof/>
                      </w:rPr>
                    </w:rPrChange>
                  </w:rPr>
                  <w:delText>Import Project</w:delText>
                </w:r>
                <w:r w:rsidDel="00653061">
                  <w:rPr>
                    <w:noProof/>
                    <w:webHidden/>
                  </w:rPr>
                  <w:tab/>
                  <w:delText>14</w:delText>
                </w:r>
              </w:del>
            </w:p>
            <w:p w14:paraId="2BF9CBC2" w14:textId="1BBAC6FF" w:rsidR="002441CC" w:rsidDel="00653061" w:rsidRDefault="002441CC">
              <w:pPr>
                <w:pStyle w:val="TOC2"/>
                <w:tabs>
                  <w:tab w:val="left" w:pos="880"/>
                  <w:tab w:val="right" w:leader="dot" w:pos="9350"/>
                </w:tabs>
                <w:rPr>
                  <w:del w:id="312" w:author="Narendar Reddy" w:date="2020-04-22T16:57:00Z"/>
                  <w:rFonts w:eastAsiaTheme="minorEastAsia" w:cstheme="minorBidi"/>
                  <w:noProof/>
                  <w:szCs w:val="22"/>
                  <w:lang w:bidi="ar-SA"/>
                </w:rPr>
              </w:pPr>
              <w:del w:id="313" w:author="Narendar Reddy" w:date="2020-04-22T16:57:00Z">
                <w:r w:rsidRPr="00653061" w:rsidDel="00653061">
                  <w:rPr>
                    <w:noProof/>
                    <w:rPrChange w:id="314" w:author="Narendar Reddy" w:date="2020-04-22T16:57:00Z">
                      <w:rPr>
                        <w:rStyle w:val="Hyperlink"/>
                        <w:noProof/>
                      </w:rPr>
                    </w:rPrChange>
                  </w:rPr>
                  <w:delText>3.4</w:delText>
                </w:r>
                <w:r w:rsidDel="00653061">
                  <w:rPr>
                    <w:rFonts w:eastAsiaTheme="minorEastAsia" w:cstheme="minorBidi"/>
                    <w:noProof/>
                    <w:szCs w:val="22"/>
                    <w:lang w:bidi="ar-SA"/>
                  </w:rPr>
                  <w:tab/>
                </w:r>
                <w:r w:rsidRPr="00653061" w:rsidDel="00653061">
                  <w:rPr>
                    <w:noProof/>
                    <w:rPrChange w:id="315" w:author="Narendar Reddy" w:date="2020-04-22T16:57:00Z">
                      <w:rPr>
                        <w:rStyle w:val="Hyperlink"/>
                        <w:noProof/>
                      </w:rPr>
                    </w:rPrChange>
                  </w:rPr>
                  <w:delText>Export Project</w:delText>
                </w:r>
                <w:r w:rsidDel="00653061">
                  <w:rPr>
                    <w:noProof/>
                    <w:webHidden/>
                  </w:rPr>
                  <w:tab/>
                  <w:delText>15</w:delText>
                </w:r>
              </w:del>
            </w:p>
            <w:p w14:paraId="290A9A3C" w14:textId="43E90F85" w:rsidR="002441CC" w:rsidDel="00653061" w:rsidRDefault="002441CC">
              <w:pPr>
                <w:pStyle w:val="TOC2"/>
                <w:tabs>
                  <w:tab w:val="left" w:pos="880"/>
                  <w:tab w:val="right" w:leader="dot" w:pos="9350"/>
                </w:tabs>
                <w:rPr>
                  <w:del w:id="316" w:author="Narendar Reddy" w:date="2020-04-22T16:57:00Z"/>
                  <w:rFonts w:eastAsiaTheme="minorEastAsia" w:cstheme="minorBidi"/>
                  <w:noProof/>
                  <w:szCs w:val="22"/>
                  <w:lang w:bidi="ar-SA"/>
                </w:rPr>
              </w:pPr>
              <w:del w:id="317" w:author="Narendar Reddy" w:date="2020-04-22T16:57:00Z">
                <w:r w:rsidRPr="00653061" w:rsidDel="00653061">
                  <w:rPr>
                    <w:noProof/>
                    <w:rPrChange w:id="318" w:author="Narendar Reddy" w:date="2020-04-22T16:57:00Z">
                      <w:rPr>
                        <w:rStyle w:val="Hyperlink"/>
                        <w:noProof/>
                      </w:rPr>
                    </w:rPrChange>
                  </w:rPr>
                  <w:delText>3.5</w:delText>
                </w:r>
                <w:r w:rsidDel="00653061">
                  <w:rPr>
                    <w:rFonts w:eastAsiaTheme="minorEastAsia" w:cstheme="minorBidi"/>
                    <w:noProof/>
                    <w:szCs w:val="22"/>
                    <w:lang w:bidi="ar-SA"/>
                  </w:rPr>
                  <w:tab/>
                </w:r>
                <w:r w:rsidRPr="00653061" w:rsidDel="00653061">
                  <w:rPr>
                    <w:noProof/>
                    <w:rPrChange w:id="319" w:author="Narendar Reddy" w:date="2020-04-22T16:57:00Z">
                      <w:rPr>
                        <w:rStyle w:val="Hyperlink"/>
                        <w:noProof/>
                      </w:rPr>
                    </w:rPrChange>
                  </w:rPr>
                  <w:delText>Refresh Project</w:delText>
                </w:r>
                <w:r w:rsidDel="00653061">
                  <w:rPr>
                    <w:noProof/>
                    <w:webHidden/>
                  </w:rPr>
                  <w:tab/>
                  <w:delText>15</w:delText>
                </w:r>
              </w:del>
            </w:p>
            <w:p w14:paraId="16CBB196" w14:textId="078824D6" w:rsidR="002441CC" w:rsidDel="00653061" w:rsidRDefault="002441CC">
              <w:pPr>
                <w:pStyle w:val="TOC2"/>
                <w:tabs>
                  <w:tab w:val="left" w:pos="880"/>
                  <w:tab w:val="right" w:leader="dot" w:pos="9350"/>
                </w:tabs>
                <w:rPr>
                  <w:del w:id="320" w:author="Narendar Reddy" w:date="2020-04-22T16:57:00Z"/>
                  <w:rFonts w:eastAsiaTheme="minorEastAsia" w:cstheme="minorBidi"/>
                  <w:noProof/>
                  <w:szCs w:val="22"/>
                  <w:lang w:bidi="ar-SA"/>
                </w:rPr>
              </w:pPr>
              <w:del w:id="321" w:author="Narendar Reddy" w:date="2020-04-22T16:57:00Z">
                <w:r w:rsidRPr="00653061" w:rsidDel="00653061">
                  <w:rPr>
                    <w:noProof/>
                    <w:rPrChange w:id="322" w:author="Narendar Reddy" w:date="2020-04-22T16:57:00Z">
                      <w:rPr>
                        <w:rStyle w:val="Hyperlink"/>
                        <w:noProof/>
                      </w:rPr>
                    </w:rPrChange>
                  </w:rPr>
                  <w:delText>3.6</w:delText>
                </w:r>
                <w:r w:rsidDel="00653061">
                  <w:rPr>
                    <w:rFonts w:eastAsiaTheme="minorEastAsia" w:cstheme="minorBidi"/>
                    <w:noProof/>
                    <w:szCs w:val="22"/>
                    <w:lang w:bidi="ar-SA"/>
                  </w:rPr>
                  <w:tab/>
                </w:r>
                <w:r w:rsidRPr="00653061" w:rsidDel="00653061">
                  <w:rPr>
                    <w:noProof/>
                    <w:rPrChange w:id="323" w:author="Narendar Reddy" w:date="2020-04-22T16:57:00Z">
                      <w:rPr>
                        <w:rStyle w:val="Hyperlink"/>
                        <w:noProof/>
                      </w:rPr>
                    </w:rPrChange>
                  </w:rPr>
                  <w:delText>Copy &amp;&amp; Delete Project</w:delText>
                </w:r>
                <w:r w:rsidDel="00653061">
                  <w:rPr>
                    <w:noProof/>
                    <w:webHidden/>
                  </w:rPr>
                  <w:tab/>
                  <w:delText>15</w:delText>
                </w:r>
              </w:del>
            </w:p>
            <w:p w14:paraId="1F688D67" w14:textId="0C87185D" w:rsidR="002441CC" w:rsidDel="00653061" w:rsidRDefault="002441CC">
              <w:pPr>
                <w:pStyle w:val="TOC2"/>
                <w:tabs>
                  <w:tab w:val="left" w:pos="880"/>
                  <w:tab w:val="right" w:leader="dot" w:pos="9350"/>
                </w:tabs>
                <w:rPr>
                  <w:del w:id="324" w:author="Narendar Reddy" w:date="2020-04-22T16:57:00Z"/>
                  <w:rFonts w:eastAsiaTheme="minorEastAsia" w:cstheme="minorBidi"/>
                  <w:noProof/>
                  <w:szCs w:val="22"/>
                  <w:lang w:bidi="ar-SA"/>
                </w:rPr>
              </w:pPr>
              <w:del w:id="325" w:author="Narendar Reddy" w:date="2020-04-22T16:57:00Z">
                <w:r w:rsidRPr="00653061" w:rsidDel="00653061">
                  <w:rPr>
                    <w:noProof/>
                    <w:rPrChange w:id="326" w:author="Narendar Reddy" w:date="2020-04-22T16:57:00Z">
                      <w:rPr>
                        <w:rStyle w:val="Hyperlink"/>
                        <w:noProof/>
                      </w:rPr>
                    </w:rPrChange>
                  </w:rPr>
                  <w:delText>3.7</w:delText>
                </w:r>
                <w:r w:rsidDel="00653061">
                  <w:rPr>
                    <w:rFonts w:eastAsiaTheme="minorEastAsia" w:cstheme="minorBidi"/>
                    <w:noProof/>
                    <w:szCs w:val="22"/>
                    <w:lang w:bidi="ar-SA"/>
                  </w:rPr>
                  <w:tab/>
                </w:r>
                <w:r w:rsidRPr="00653061" w:rsidDel="00653061">
                  <w:rPr>
                    <w:noProof/>
                    <w:rPrChange w:id="327" w:author="Narendar Reddy" w:date="2020-04-22T16:57:00Z">
                      <w:rPr>
                        <w:rStyle w:val="Hyperlink"/>
                        <w:noProof/>
                      </w:rPr>
                    </w:rPrChange>
                  </w:rPr>
                  <w:delText>Functional Modules</w:delText>
                </w:r>
                <w:r w:rsidDel="00653061">
                  <w:rPr>
                    <w:noProof/>
                    <w:webHidden/>
                  </w:rPr>
                  <w:tab/>
                  <w:delText>16</w:delText>
                </w:r>
              </w:del>
            </w:p>
            <w:p w14:paraId="09056DF5" w14:textId="03750AD9" w:rsidR="002441CC" w:rsidDel="00653061" w:rsidRDefault="002441CC">
              <w:pPr>
                <w:pStyle w:val="TOC3"/>
                <w:tabs>
                  <w:tab w:val="left" w:pos="1320"/>
                  <w:tab w:val="right" w:leader="dot" w:pos="9350"/>
                </w:tabs>
                <w:rPr>
                  <w:del w:id="328" w:author="Narendar Reddy" w:date="2020-04-22T16:57:00Z"/>
                  <w:rFonts w:eastAsiaTheme="minorEastAsia" w:cstheme="minorBidi"/>
                  <w:noProof/>
                  <w:szCs w:val="22"/>
                  <w:lang w:bidi="ar-SA"/>
                </w:rPr>
              </w:pPr>
              <w:del w:id="329" w:author="Narendar Reddy" w:date="2020-04-22T16:57:00Z">
                <w:r w:rsidRPr="00653061" w:rsidDel="00653061">
                  <w:rPr>
                    <w:noProof/>
                    <w:rPrChange w:id="330" w:author="Narendar Reddy" w:date="2020-04-22T16:57:00Z">
                      <w:rPr>
                        <w:rStyle w:val="Hyperlink"/>
                        <w:noProof/>
                      </w:rPr>
                    </w:rPrChange>
                  </w:rPr>
                  <w:delText>3.7.1</w:delText>
                </w:r>
                <w:r w:rsidDel="00653061">
                  <w:rPr>
                    <w:rFonts w:eastAsiaTheme="minorEastAsia" w:cstheme="minorBidi"/>
                    <w:noProof/>
                    <w:szCs w:val="22"/>
                    <w:lang w:bidi="ar-SA"/>
                  </w:rPr>
                  <w:tab/>
                </w:r>
                <w:r w:rsidRPr="00653061" w:rsidDel="00653061">
                  <w:rPr>
                    <w:noProof/>
                    <w:rPrChange w:id="331" w:author="Narendar Reddy" w:date="2020-04-22T16:57:00Z">
                      <w:rPr>
                        <w:rStyle w:val="Hyperlink"/>
                        <w:noProof/>
                      </w:rPr>
                    </w:rPrChange>
                  </w:rPr>
                  <w:delText>Project Meta Data</w:delText>
                </w:r>
                <w:r w:rsidDel="00653061">
                  <w:rPr>
                    <w:noProof/>
                    <w:webHidden/>
                  </w:rPr>
                  <w:tab/>
                  <w:delText>16</w:delText>
                </w:r>
              </w:del>
            </w:p>
            <w:p w14:paraId="3057F2B2" w14:textId="6F471157" w:rsidR="002441CC" w:rsidDel="00653061" w:rsidRDefault="002441CC">
              <w:pPr>
                <w:pStyle w:val="TOC3"/>
                <w:tabs>
                  <w:tab w:val="left" w:pos="1320"/>
                  <w:tab w:val="right" w:leader="dot" w:pos="9350"/>
                </w:tabs>
                <w:rPr>
                  <w:del w:id="332" w:author="Narendar Reddy" w:date="2020-04-22T16:57:00Z"/>
                  <w:rFonts w:eastAsiaTheme="minorEastAsia" w:cstheme="minorBidi"/>
                  <w:noProof/>
                  <w:szCs w:val="22"/>
                  <w:lang w:bidi="ar-SA"/>
                </w:rPr>
              </w:pPr>
              <w:del w:id="333" w:author="Narendar Reddy" w:date="2020-04-22T16:57:00Z">
                <w:r w:rsidRPr="00653061" w:rsidDel="00653061">
                  <w:rPr>
                    <w:noProof/>
                    <w:rPrChange w:id="334" w:author="Narendar Reddy" w:date="2020-04-22T16:57:00Z">
                      <w:rPr>
                        <w:rStyle w:val="Hyperlink"/>
                        <w:noProof/>
                      </w:rPr>
                    </w:rPrChange>
                  </w:rPr>
                  <w:delText>3.7.2</w:delText>
                </w:r>
                <w:r w:rsidDel="00653061">
                  <w:rPr>
                    <w:rFonts w:eastAsiaTheme="minorEastAsia" w:cstheme="minorBidi"/>
                    <w:noProof/>
                    <w:szCs w:val="22"/>
                    <w:lang w:bidi="ar-SA"/>
                  </w:rPr>
                  <w:tab/>
                </w:r>
                <w:r w:rsidRPr="00653061" w:rsidDel="00653061">
                  <w:rPr>
                    <w:noProof/>
                    <w:rPrChange w:id="335" w:author="Narendar Reddy" w:date="2020-04-22T16:57:00Z">
                      <w:rPr>
                        <w:rStyle w:val="Hyperlink"/>
                        <w:noProof/>
                      </w:rPr>
                    </w:rPrChange>
                  </w:rPr>
                  <w:delText>LV Details</w:delText>
                </w:r>
                <w:r w:rsidDel="00653061">
                  <w:rPr>
                    <w:noProof/>
                    <w:webHidden/>
                  </w:rPr>
                  <w:tab/>
                  <w:delText>16</w:delText>
                </w:r>
              </w:del>
            </w:p>
            <w:p w14:paraId="39067453" w14:textId="3D817342" w:rsidR="002441CC" w:rsidDel="00653061" w:rsidRDefault="002441CC">
              <w:pPr>
                <w:pStyle w:val="TOC3"/>
                <w:tabs>
                  <w:tab w:val="left" w:pos="1320"/>
                  <w:tab w:val="right" w:leader="dot" w:pos="9350"/>
                </w:tabs>
                <w:rPr>
                  <w:del w:id="336" w:author="Narendar Reddy" w:date="2020-04-22T16:57:00Z"/>
                  <w:rFonts w:eastAsiaTheme="minorEastAsia" w:cstheme="minorBidi"/>
                  <w:noProof/>
                  <w:szCs w:val="22"/>
                  <w:lang w:bidi="ar-SA"/>
                </w:rPr>
              </w:pPr>
              <w:del w:id="337" w:author="Narendar Reddy" w:date="2020-04-22T16:57:00Z">
                <w:r w:rsidRPr="00653061" w:rsidDel="00653061">
                  <w:rPr>
                    <w:noProof/>
                    <w:rPrChange w:id="338" w:author="Narendar Reddy" w:date="2020-04-22T16:57:00Z">
                      <w:rPr>
                        <w:rStyle w:val="Hyperlink"/>
                        <w:noProof/>
                      </w:rPr>
                    </w:rPrChange>
                  </w:rPr>
                  <w:delText>3.7.3</w:delText>
                </w:r>
                <w:r w:rsidDel="00653061">
                  <w:rPr>
                    <w:rFonts w:eastAsiaTheme="minorEastAsia" w:cstheme="minorBidi"/>
                    <w:noProof/>
                    <w:szCs w:val="22"/>
                    <w:lang w:bidi="ar-SA"/>
                  </w:rPr>
                  <w:tab/>
                </w:r>
                <w:r w:rsidRPr="00653061" w:rsidDel="00653061">
                  <w:rPr>
                    <w:noProof/>
                    <w:rPrChange w:id="339" w:author="Narendar Reddy" w:date="2020-04-22T16:57:00Z">
                      <w:rPr>
                        <w:rStyle w:val="Hyperlink"/>
                        <w:noProof/>
                      </w:rPr>
                    </w:rPrChange>
                  </w:rPr>
                  <w:delText>Cost Details</w:delText>
                </w:r>
                <w:r w:rsidDel="00653061">
                  <w:rPr>
                    <w:noProof/>
                    <w:webHidden/>
                  </w:rPr>
                  <w:tab/>
                  <w:delText>18</w:delText>
                </w:r>
              </w:del>
            </w:p>
            <w:p w14:paraId="47A96FF0" w14:textId="2C9DA40C" w:rsidR="002441CC" w:rsidDel="00653061" w:rsidRDefault="002441CC">
              <w:pPr>
                <w:pStyle w:val="TOC3"/>
                <w:tabs>
                  <w:tab w:val="left" w:pos="1320"/>
                  <w:tab w:val="right" w:leader="dot" w:pos="9350"/>
                </w:tabs>
                <w:rPr>
                  <w:del w:id="340" w:author="Narendar Reddy" w:date="2020-04-22T16:57:00Z"/>
                  <w:rFonts w:eastAsiaTheme="minorEastAsia" w:cstheme="minorBidi"/>
                  <w:noProof/>
                  <w:szCs w:val="22"/>
                  <w:lang w:bidi="ar-SA"/>
                </w:rPr>
              </w:pPr>
              <w:del w:id="341" w:author="Narendar Reddy" w:date="2020-04-22T16:57:00Z">
                <w:r w:rsidRPr="00653061" w:rsidDel="00653061">
                  <w:rPr>
                    <w:noProof/>
                    <w:rPrChange w:id="342" w:author="Narendar Reddy" w:date="2020-04-22T16:57:00Z">
                      <w:rPr>
                        <w:rStyle w:val="Hyperlink"/>
                        <w:noProof/>
                      </w:rPr>
                    </w:rPrChange>
                  </w:rPr>
                  <w:delText>3.7.4</w:delText>
                </w:r>
                <w:r w:rsidDel="00653061">
                  <w:rPr>
                    <w:rFonts w:eastAsiaTheme="minorEastAsia" w:cstheme="minorBidi"/>
                    <w:noProof/>
                    <w:szCs w:val="22"/>
                    <w:lang w:bidi="ar-SA"/>
                  </w:rPr>
                  <w:tab/>
                </w:r>
                <w:r w:rsidRPr="00653061" w:rsidDel="00653061">
                  <w:rPr>
                    <w:noProof/>
                    <w:rPrChange w:id="343" w:author="Narendar Reddy" w:date="2020-04-22T16:57:00Z">
                      <w:rPr>
                        <w:rStyle w:val="Hyperlink"/>
                        <w:noProof/>
                      </w:rPr>
                    </w:rPrChange>
                  </w:rPr>
                  <w:delText>Tabular View</w:delText>
                </w:r>
                <w:r w:rsidDel="00653061">
                  <w:rPr>
                    <w:noProof/>
                    <w:webHidden/>
                  </w:rPr>
                  <w:tab/>
                  <w:delText>20</w:delText>
                </w:r>
              </w:del>
            </w:p>
            <w:p w14:paraId="4A383795" w14:textId="7A791742" w:rsidR="002441CC" w:rsidDel="00653061" w:rsidRDefault="002441CC">
              <w:pPr>
                <w:pStyle w:val="TOC3"/>
                <w:tabs>
                  <w:tab w:val="left" w:pos="1320"/>
                  <w:tab w:val="right" w:leader="dot" w:pos="9350"/>
                </w:tabs>
                <w:rPr>
                  <w:del w:id="344" w:author="Narendar Reddy" w:date="2020-04-22T16:57:00Z"/>
                  <w:rFonts w:eastAsiaTheme="minorEastAsia" w:cstheme="minorBidi"/>
                  <w:noProof/>
                  <w:szCs w:val="22"/>
                  <w:lang w:bidi="ar-SA"/>
                </w:rPr>
              </w:pPr>
              <w:del w:id="345" w:author="Narendar Reddy" w:date="2020-04-22T16:57:00Z">
                <w:r w:rsidRPr="00653061" w:rsidDel="00653061">
                  <w:rPr>
                    <w:noProof/>
                    <w:rPrChange w:id="346" w:author="Narendar Reddy" w:date="2020-04-22T16:57:00Z">
                      <w:rPr>
                        <w:rStyle w:val="Hyperlink"/>
                        <w:noProof/>
                      </w:rPr>
                    </w:rPrChange>
                  </w:rPr>
                  <w:delText>3.7.5</w:delText>
                </w:r>
                <w:r w:rsidDel="00653061">
                  <w:rPr>
                    <w:rFonts w:eastAsiaTheme="minorEastAsia" w:cstheme="minorBidi"/>
                    <w:noProof/>
                    <w:szCs w:val="22"/>
                    <w:lang w:bidi="ar-SA"/>
                  </w:rPr>
                  <w:tab/>
                </w:r>
                <w:r w:rsidRPr="00653061" w:rsidDel="00653061">
                  <w:rPr>
                    <w:noProof/>
                    <w:rPrChange w:id="347" w:author="Narendar Reddy" w:date="2020-04-22T16:57:00Z">
                      <w:rPr>
                        <w:rStyle w:val="Hyperlink"/>
                        <w:noProof/>
                      </w:rPr>
                    </w:rPrChange>
                  </w:rPr>
                  <w:delText>Bulk Processing</w:delText>
                </w:r>
                <w:r w:rsidDel="00653061">
                  <w:rPr>
                    <w:noProof/>
                    <w:webHidden/>
                  </w:rPr>
                  <w:tab/>
                  <w:delText>21</w:delText>
                </w:r>
              </w:del>
            </w:p>
            <w:p w14:paraId="69B93075" w14:textId="353C3EFD" w:rsidR="002441CC" w:rsidDel="00653061" w:rsidRDefault="002441CC">
              <w:pPr>
                <w:pStyle w:val="TOC3"/>
                <w:tabs>
                  <w:tab w:val="left" w:pos="1320"/>
                  <w:tab w:val="right" w:leader="dot" w:pos="9350"/>
                </w:tabs>
                <w:rPr>
                  <w:del w:id="348" w:author="Narendar Reddy" w:date="2020-04-22T16:57:00Z"/>
                  <w:rFonts w:eastAsiaTheme="minorEastAsia" w:cstheme="minorBidi"/>
                  <w:noProof/>
                  <w:szCs w:val="22"/>
                  <w:lang w:bidi="ar-SA"/>
                </w:rPr>
              </w:pPr>
              <w:del w:id="349" w:author="Narendar Reddy" w:date="2020-04-22T16:57:00Z">
                <w:r w:rsidRPr="00653061" w:rsidDel="00653061">
                  <w:rPr>
                    <w:noProof/>
                    <w:rPrChange w:id="350" w:author="Narendar Reddy" w:date="2020-04-22T16:57:00Z">
                      <w:rPr>
                        <w:rStyle w:val="Hyperlink"/>
                        <w:noProof/>
                      </w:rPr>
                    </w:rPrChange>
                  </w:rPr>
                  <w:delText>3.7.6</w:delText>
                </w:r>
                <w:r w:rsidDel="00653061">
                  <w:rPr>
                    <w:rFonts w:eastAsiaTheme="minorEastAsia" w:cstheme="minorBidi"/>
                    <w:noProof/>
                    <w:szCs w:val="22"/>
                    <w:lang w:bidi="ar-SA"/>
                  </w:rPr>
                  <w:tab/>
                </w:r>
                <w:r w:rsidRPr="00653061" w:rsidDel="00653061">
                  <w:rPr>
                    <w:noProof/>
                    <w:rPrChange w:id="351" w:author="Narendar Reddy" w:date="2020-04-22T16:57:00Z">
                      <w:rPr>
                        <w:rStyle w:val="Hyperlink"/>
                        <w:noProof/>
                      </w:rPr>
                    </w:rPrChange>
                  </w:rPr>
                  <w:delText>Multi5</w:delText>
                </w:r>
                <w:r w:rsidDel="00653061">
                  <w:rPr>
                    <w:noProof/>
                    <w:webHidden/>
                  </w:rPr>
                  <w:tab/>
                  <w:delText>22</w:delText>
                </w:r>
              </w:del>
            </w:p>
            <w:p w14:paraId="0084F6D6" w14:textId="52F36E82" w:rsidR="002441CC" w:rsidDel="00653061" w:rsidRDefault="002441CC">
              <w:pPr>
                <w:pStyle w:val="TOC3"/>
                <w:tabs>
                  <w:tab w:val="left" w:pos="1320"/>
                  <w:tab w:val="right" w:leader="dot" w:pos="9350"/>
                </w:tabs>
                <w:rPr>
                  <w:del w:id="352" w:author="Narendar Reddy" w:date="2020-04-22T16:57:00Z"/>
                  <w:rFonts w:eastAsiaTheme="minorEastAsia" w:cstheme="minorBidi"/>
                  <w:noProof/>
                  <w:szCs w:val="22"/>
                  <w:lang w:bidi="ar-SA"/>
                </w:rPr>
              </w:pPr>
              <w:del w:id="353" w:author="Narendar Reddy" w:date="2020-04-22T16:57:00Z">
                <w:r w:rsidRPr="00653061" w:rsidDel="00653061">
                  <w:rPr>
                    <w:noProof/>
                    <w:rPrChange w:id="354" w:author="Narendar Reddy" w:date="2020-04-22T16:57:00Z">
                      <w:rPr>
                        <w:rStyle w:val="Hyperlink"/>
                        <w:noProof/>
                      </w:rPr>
                    </w:rPrChange>
                  </w:rPr>
                  <w:delText>3.7.7</w:delText>
                </w:r>
                <w:r w:rsidDel="00653061">
                  <w:rPr>
                    <w:rFonts w:eastAsiaTheme="minorEastAsia" w:cstheme="minorBidi"/>
                    <w:noProof/>
                    <w:szCs w:val="22"/>
                    <w:lang w:bidi="ar-SA"/>
                  </w:rPr>
                  <w:tab/>
                </w:r>
                <w:r w:rsidRPr="00653061" w:rsidDel="00653061">
                  <w:rPr>
                    <w:noProof/>
                    <w:rPrChange w:id="355" w:author="Narendar Reddy" w:date="2020-04-22T16:57:00Z">
                      <w:rPr>
                        <w:rStyle w:val="Hyperlink"/>
                        <w:noProof/>
                      </w:rPr>
                    </w:rPrChange>
                  </w:rPr>
                  <w:delText>Multi6</w:delText>
                </w:r>
                <w:r w:rsidDel="00653061">
                  <w:rPr>
                    <w:noProof/>
                    <w:webHidden/>
                  </w:rPr>
                  <w:tab/>
                  <w:delText>22</w:delText>
                </w:r>
              </w:del>
            </w:p>
            <w:p w14:paraId="07FE2CAA" w14:textId="1ADA69A2" w:rsidR="002441CC" w:rsidDel="00653061" w:rsidRDefault="002441CC">
              <w:pPr>
                <w:pStyle w:val="TOC3"/>
                <w:tabs>
                  <w:tab w:val="left" w:pos="1320"/>
                  <w:tab w:val="right" w:leader="dot" w:pos="9350"/>
                </w:tabs>
                <w:rPr>
                  <w:del w:id="356" w:author="Narendar Reddy" w:date="2020-04-22T16:57:00Z"/>
                  <w:rFonts w:eastAsiaTheme="minorEastAsia" w:cstheme="minorBidi"/>
                  <w:noProof/>
                  <w:szCs w:val="22"/>
                  <w:lang w:bidi="ar-SA"/>
                </w:rPr>
              </w:pPr>
              <w:del w:id="357" w:author="Narendar Reddy" w:date="2020-04-22T16:57:00Z">
                <w:r w:rsidRPr="00653061" w:rsidDel="00653061">
                  <w:rPr>
                    <w:noProof/>
                    <w:rPrChange w:id="358" w:author="Narendar Reddy" w:date="2020-04-22T16:57:00Z">
                      <w:rPr>
                        <w:rStyle w:val="Hyperlink"/>
                        <w:noProof/>
                      </w:rPr>
                    </w:rPrChange>
                  </w:rPr>
                  <w:delText>3.7.8</w:delText>
                </w:r>
                <w:r w:rsidDel="00653061">
                  <w:rPr>
                    <w:rFonts w:eastAsiaTheme="minorEastAsia" w:cstheme="minorBidi"/>
                    <w:noProof/>
                    <w:szCs w:val="22"/>
                    <w:lang w:bidi="ar-SA"/>
                  </w:rPr>
                  <w:tab/>
                </w:r>
                <w:r w:rsidRPr="00653061" w:rsidDel="00653061">
                  <w:rPr>
                    <w:noProof/>
                    <w:rPrChange w:id="359" w:author="Narendar Reddy" w:date="2020-04-22T16:57:00Z">
                      <w:rPr>
                        <w:rStyle w:val="Hyperlink"/>
                        <w:noProof/>
                      </w:rPr>
                    </w:rPrChange>
                  </w:rPr>
                  <w:delText>Special Costs</w:delText>
                </w:r>
                <w:r w:rsidDel="00653061">
                  <w:rPr>
                    <w:noProof/>
                    <w:webHidden/>
                  </w:rPr>
                  <w:tab/>
                  <w:delText>22</w:delText>
                </w:r>
              </w:del>
            </w:p>
            <w:p w14:paraId="3D041CB9" w14:textId="31BFD8C8" w:rsidR="002441CC" w:rsidDel="00653061" w:rsidRDefault="002441CC">
              <w:pPr>
                <w:pStyle w:val="TOC3"/>
                <w:tabs>
                  <w:tab w:val="left" w:pos="1320"/>
                  <w:tab w:val="right" w:leader="dot" w:pos="9350"/>
                </w:tabs>
                <w:rPr>
                  <w:del w:id="360" w:author="Narendar Reddy" w:date="2020-04-22T16:57:00Z"/>
                  <w:rFonts w:eastAsiaTheme="minorEastAsia" w:cstheme="minorBidi"/>
                  <w:noProof/>
                  <w:szCs w:val="22"/>
                  <w:lang w:bidi="ar-SA"/>
                </w:rPr>
              </w:pPr>
              <w:del w:id="361" w:author="Narendar Reddy" w:date="2020-04-22T16:57:00Z">
                <w:r w:rsidRPr="00653061" w:rsidDel="00653061">
                  <w:rPr>
                    <w:noProof/>
                    <w:rPrChange w:id="362" w:author="Narendar Reddy" w:date="2020-04-22T16:57:00Z">
                      <w:rPr>
                        <w:rStyle w:val="Hyperlink"/>
                        <w:noProof/>
                      </w:rPr>
                    </w:rPrChange>
                  </w:rPr>
                  <w:delText>3.7.9</w:delText>
                </w:r>
                <w:r w:rsidDel="00653061">
                  <w:rPr>
                    <w:rFonts w:eastAsiaTheme="minorEastAsia" w:cstheme="minorBidi"/>
                    <w:noProof/>
                    <w:szCs w:val="22"/>
                    <w:lang w:bidi="ar-SA"/>
                  </w:rPr>
                  <w:tab/>
                </w:r>
                <w:r w:rsidRPr="00653061" w:rsidDel="00653061">
                  <w:rPr>
                    <w:noProof/>
                    <w:rPrChange w:id="363" w:author="Narendar Reddy" w:date="2020-04-22T16:57:00Z">
                      <w:rPr>
                        <w:rStyle w:val="Hyperlink"/>
                        <w:noProof/>
                      </w:rPr>
                    </w:rPrChange>
                  </w:rPr>
                  <w:delText>Supplier Proposals/Price Enquiry</w:delText>
                </w:r>
                <w:r w:rsidDel="00653061">
                  <w:rPr>
                    <w:noProof/>
                    <w:webHidden/>
                  </w:rPr>
                  <w:tab/>
                  <w:delText>22</w:delText>
                </w:r>
              </w:del>
            </w:p>
            <w:p w14:paraId="61CEB591" w14:textId="056A0397" w:rsidR="002441CC" w:rsidDel="00653061" w:rsidRDefault="002441CC">
              <w:pPr>
                <w:pStyle w:val="TOC3"/>
                <w:tabs>
                  <w:tab w:val="left" w:pos="1320"/>
                  <w:tab w:val="right" w:leader="dot" w:pos="9350"/>
                </w:tabs>
                <w:rPr>
                  <w:del w:id="364" w:author="Narendar Reddy" w:date="2020-04-22T16:57:00Z"/>
                  <w:rFonts w:eastAsiaTheme="minorEastAsia" w:cstheme="minorBidi"/>
                  <w:noProof/>
                  <w:szCs w:val="22"/>
                  <w:lang w:bidi="ar-SA"/>
                </w:rPr>
              </w:pPr>
              <w:del w:id="365" w:author="Narendar Reddy" w:date="2020-04-22T16:57:00Z">
                <w:r w:rsidRPr="00653061" w:rsidDel="00653061">
                  <w:rPr>
                    <w:noProof/>
                    <w:rPrChange w:id="366" w:author="Narendar Reddy" w:date="2020-04-22T16:57:00Z">
                      <w:rPr>
                        <w:rStyle w:val="Hyperlink"/>
                        <w:noProof/>
                      </w:rPr>
                    </w:rPrChange>
                  </w:rPr>
                  <w:delText>3.7.10</w:delText>
                </w:r>
                <w:r w:rsidDel="00653061">
                  <w:rPr>
                    <w:rFonts w:eastAsiaTheme="minorEastAsia" w:cstheme="minorBidi"/>
                    <w:noProof/>
                    <w:szCs w:val="22"/>
                    <w:lang w:bidi="ar-SA"/>
                  </w:rPr>
                  <w:tab/>
                </w:r>
                <w:r w:rsidRPr="00653061" w:rsidDel="00653061">
                  <w:rPr>
                    <w:noProof/>
                    <w:rPrChange w:id="367" w:author="Narendar Reddy" w:date="2020-04-22T16:57:00Z">
                      <w:rPr>
                        <w:rStyle w:val="Hyperlink"/>
                        <w:noProof/>
                      </w:rPr>
                    </w:rPrChange>
                  </w:rPr>
                  <w:delText>Price Entry/Price Comparison</w:delText>
                </w:r>
                <w:r w:rsidDel="00653061">
                  <w:rPr>
                    <w:noProof/>
                    <w:webHidden/>
                  </w:rPr>
                  <w:tab/>
                  <w:delText>23</w:delText>
                </w:r>
              </w:del>
            </w:p>
            <w:p w14:paraId="5218616D" w14:textId="7C890A74" w:rsidR="002441CC" w:rsidDel="00653061" w:rsidRDefault="002441CC">
              <w:pPr>
                <w:pStyle w:val="TOC3"/>
                <w:tabs>
                  <w:tab w:val="left" w:pos="1320"/>
                  <w:tab w:val="right" w:leader="dot" w:pos="9350"/>
                </w:tabs>
                <w:rPr>
                  <w:del w:id="368" w:author="Narendar Reddy" w:date="2020-04-22T16:57:00Z"/>
                  <w:rFonts w:eastAsiaTheme="minorEastAsia" w:cstheme="minorBidi"/>
                  <w:noProof/>
                  <w:szCs w:val="22"/>
                  <w:lang w:bidi="ar-SA"/>
                </w:rPr>
              </w:pPr>
              <w:del w:id="369" w:author="Narendar Reddy" w:date="2020-04-22T16:57:00Z">
                <w:r w:rsidRPr="00653061" w:rsidDel="00653061">
                  <w:rPr>
                    <w:noProof/>
                    <w:rPrChange w:id="370" w:author="Narendar Reddy" w:date="2020-04-22T16:57:00Z">
                      <w:rPr>
                        <w:rStyle w:val="Hyperlink"/>
                        <w:noProof/>
                      </w:rPr>
                    </w:rPrChange>
                  </w:rPr>
                  <w:delText>3.7.11</w:delText>
                </w:r>
                <w:r w:rsidDel="00653061">
                  <w:rPr>
                    <w:rFonts w:eastAsiaTheme="minorEastAsia" w:cstheme="minorBidi"/>
                    <w:noProof/>
                    <w:szCs w:val="22"/>
                    <w:lang w:bidi="ar-SA"/>
                  </w:rPr>
                  <w:tab/>
                </w:r>
                <w:r w:rsidRPr="00653061" w:rsidDel="00653061">
                  <w:rPr>
                    <w:noProof/>
                    <w:rPrChange w:id="371" w:author="Narendar Reddy" w:date="2020-04-22T16:57:00Z">
                      <w:rPr>
                        <w:rStyle w:val="Hyperlink"/>
                        <w:noProof/>
                      </w:rPr>
                    </w:rPrChange>
                  </w:rPr>
                  <w:delText>Copy Positions from another project</w:delText>
                </w:r>
                <w:r w:rsidDel="00653061">
                  <w:rPr>
                    <w:noProof/>
                    <w:webHidden/>
                  </w:rPr>
                  <w:tab/>
                  <w:delText>24</w:delText>
                </w:r>
              </w:del>
            </w:p>
            <w:p w14:paraId="0C5E8611" w14:textId="54799D44" w:rsidR="002441CC" w:rsidDel="00653061" w:rsidRDefault="002441CC">
              <w:pPr>
                <w:pStyle w:val="TOC3"/>
                <w:tabs>
                  <w:tab w:val="left" w:pos="1320"/>
                  <w:tab w:val="right" w:leader="dot" w:pos="9350"/>
                </w:tabs>
                <w:rPr>
                  <w:del w:id="372" w:author="Narendar Reddy" w:date="2020-04-22T16:57:00Z"/>
                  <w:rFonts w:eastAsiaTheme="minorEastAsia" w:cstheme="minorBidi"/>
                  <w:noProof/>
                  <w:szCs w:val="22"/>
                  <w:lang w:bidi="ar-SA"/>
                </w:rPr>
              </w:pPr>
              <w:del w:id="373" w:author="Narendar Reddy" w:date="2020-04-22T16:57:00Z">
                <w:r w:rsidRPr="00653061" w:rsidDel="00653061">
                  <w:rPr>
                    <w:noProof/>
                    <w:rPrChange w:id="374" w:author="Narendar Reddy" w:date="2020-04-22T16:57:00Z">
                      <w:rPr>
                        <w:rStyle w:val="Hyperlink"/>
                        <w:noProof/>
                      </w:rPr>
                    </w:rPrChange>
                  </w:rPr>
                  <w:delText>3.7.12</w:delText>
                </w:r>
                <w:r w:rsidDel="00653061">
                  <w:rPr>
                    <w:rFonts w:eastAsiaTheme="minorEastAsia" w:cstheme="minorBidi"/>
                    <w:noProof/>
                    <w:szCs w:val="22"/>
                    <w:lang w:bidi="ar-SA"/>
                  </w:rPr>
                  <w:tab/>
                </w:r>
                <w:r w:rsidRPr="00653061" w:rsidDel="00653061">
                  <w:rPr>
                    <w:noProof/>
                    <w:rPrChange w:id="375" w:author="Narendar Reddy" w:date="2020-04-22T16:57:00Z">
                      <w:rPr>
                        <w:rStyle w:val="Hyperlink"/>
                        <w:noProof/>
                      </w:rPr>
                    </w:rPrChange>
                  </w:rPr>
                  <w:delText>Price Comparison of Articles</w:delText>
                </w:r>
                <w:r w:rsidDel="00653061">
                  <w:rPr>
                    <w:noProof/>
                    <w:webHidden/>
                  </w:rPr>
                  <w:tab/>
                  <w:delText>24</w:delText>
                </w:r>
              </w:del>
            </w:p>
            <w:p w14:paraId="2149EA22" w14:textId="6F69714C" w:rsidR="002441CC" w:rsidDel="00653061" w:rsidRDefault="002441CC">
              <w:pPr>
                <w:pStyle w:val="TOC3"/>
                <w:tabs>
                  <w:tab w:val="left" w:pos="1320"/>
                  <w:tab w:val="right" w:leader="dot" w:pos="9350"/>
                </w:tabs>
                <w:rPr>
                  <w:del w:id="376" w:author="Narendar Reddy" w:date="2020-04-22T16:57:00Z"/>
                  <w:rFonts w:eastAsiaTheme="minorEastAsia" w:cstheme="minorBidi"/>
                  <w:noProof/>
                  <w:szCs w:val="22"/>
                  <w:lang w:bidi="ar-SA"/>
                </w:rPr>
              </w:pPr>
              <w:del w:id="377" w:author="Narendar Reddy" w:date="2020-04-22T16:57:00Z">
                <w:r w:rsidRPr="00653061" w:rsidDel="00653061">
                  <w:rPr>
                    <w:noProof/>
                    <w:rPrChange w:id="378" w:author="Narendar Reddy" w:date="2020-04-22T16:57:00Z">
                      <w:rPr>
                        <w:rStyle w:val="Hyperlink"/>
                        <w:noProof/>
                      </w:rPr>
                    </w:rPrChange>
                  </w:rPr>
                  <w:delText>3.7.13</w:delText>
                </w:r>
                <w:r w:rsidDel="00653061">
                  <w:rPr>
                    <w:rFonts w:eastAsiaTheme="minorEastAsia" w:cstheme="minorBidi"/>
                    <w:noProof/>
                    <w:szCs w:val="22"/>
                    <w:lang w:bidi="ar-SA"/>
                  </w:rPr>
                  <w:tab/>
                </w:r>
                <w:r w:rsidRPr="00653061" w:rsidDel="00653061">
                  <w:rPr>
                    <w:noProof/>
                    <w:rPrChange w:id="379" w:author="Narendar Reddy" w:date="2020-04-22T16:57:00Z">
                      <w:rPr>
                        <w:rStyle w:val="Hyperlink"/>
                        <w:noProof/>
                      </w:rPr>
                    </w:rPrChange>
                  </w:rPr>
                  <w:delText>Field Definitions/Settings of Article Values</w:delText>
                </w:r>
                <w:r w:rsidDel="00653061">
                  <w:rPr>
                    <w:noProof/>
                    <w:webHidden/>
                  </w:rPr>
                  <w:tab/>
                  <w:delText>25</w:delText>
                </w:r>
              </w:del>
            </w:p>
            <w:p w14:paraId="2BA7D76B" w14:textId="1E64AA89" w:rsidR="002441CC" w:rsidDel="00653061" w:rsidRDefault="002441CC">
              <w:pPr>
                <w:pStyle w:val="TOC3"/>
                <w:tabs>
                  <w:tab w:val="left" w:pos="1320"/>
                  <w:tab w:val="right" w:leader="dot" w:pos="9350"/>
                </w:tabs>
                <w:rPr>
                  <w:del w:id="380" w:author="Narendar Reddy" w:date="2020-04-22T16:57:00Z"/>
                  <w:rFonts w:eastAsiaTheme="minorEastAsia" w:cstheme="minorBidi"/>
                  <w:noProof/>
                  <w:szCs w:val="22"/>
                  <w:lang w:bidi="ar-SA"/>
                </w:rPr>
              </w:pPr>
              <w:del w:id="381" w:author="Narendar Reddy" w:date="2020-04-22T16:57:00Z">
                <w:r w:rsidRPr="00653061" w:rsidDel="00653061">
                  <w:rPr>
                    <w:noProof/>
                    <w:rPrChange w:id="382" w:author="Narendar Reddy" w:date="2020-04-22T16:57:00Z">
                      <w:rPr>
                        <w:rStyle w:val="Hyperlink"/>
                        <w:noProof/>
                      </w:rPr>
                    </w:rPrChange>
                  </w:rPr>
                  <w:delText>3.7.14</w:delText>
                </w:r>
                <w:r w:rsidDel="00653061">
                  <w:rPr>
                    <w:rFonts w:eastAsiaTheme="minorEastAsia" w:cstheme="minorBidi"/>
                    <w:noProof/>
                    <w:szCs w:val="22"/>
                    <w:lang w:bidi="ar-SA"/>
                  </w:rPr>
                  <w:tab/>
                </w:r>
                <w:r w:rsidRPr="00653061" w:rsidDel="00653061">
                  <w:rPr>
                    <w:noProof/>
                    <w:rPrChange w:id="383" w:author="Narendar Reddy" w:date="2020-04-22T16:57:00Z">
                      <w:rPr>
                        <w:rStyle w:val="Hyperlink"/>
                        <w:noProof/>
                      </w:rPr>
                    </w:rPrChange>
                  </w:rPr>
                  <w:delText>Articles Mapping with Cost Types for Form Blatt Reports</w:delText>
                </w:r>
                <w:r w:rsidDel="00653061">
                  <w:rPr>
                    <w:noProof/>
                    <w:webHidden/>
                  </w:rPr>
                  <w:tab/>
                  <w:delText>25</w:delText>
                </w:r>
              </w:del>
            </w:p>
            <w:p w14:paraId="60FFFF22" w14:textId="2231F39F" w:rsidR="002441CC" w:rsidDel="00653061" w:rsidRDefault="002441CC">
              <w:pPr>
                <w:pStyle w:val="TOC3"/>
                <w:tabs>
                  <w:tab w:val="left" w:pos="1320"/>
                  <w:tab w:val="right" w:leader="dot" w:pos="9350"/>
                </w:tabs>
                <w:rPr>
                  <w:del w:id="384" w:author="Narendar Reddy" w:date="2020-04-22T16:57:00Z"/>
                  <w:rFonts w:eastAsiaTheme="minorEastAsia" w:cstheme="minorBidi"/>
                  <w:noProof/>
                  <w:szCs w:val="22"/>
                  <w:lang w:bidi="ar-SA"/>
                </w:rPr>
              </w:pPr>
              <w:del w:id="385" w:author="Narendar Reddy" w:date="2020-04-22T16:57:00Z">
                <w:r w:rsidRPr="00653061" w:rsidDel="00653061">
                  <w:rPr>
                    <w:noProof/>
                    <w:rPrChange w:id="386" w:author="Narendar Reddy" w:date="2020-04-22T16:57:00Z">
                      <w:rPr>
                        <w:rStyle w:val="Hyperlink"/>
                        <w:noProof/>
                      </w:rPr>
                    </w:rPrChange>
                  </w:rPr>
                  <w:delText>3.7.15</w:delText>
                </w:r>
                <w:r w:rsidDel="00653061">
                  <w:rPr>
                    <w:rFonts w:eastAsiaTheme="minorEastAsia" w:cstheme="minorBidi"/>
                    <w:noProof/>
                    <w:szCs w:val="22"/>
                    <w:lang w:bidi="ar-SA"/>
                  </w:rPr>
                  <w:tab/>
                </w:r>
                <w:r w:rsidRPr="00653061" w:rsidDel="00653061">
                  <w:rPr>
                    <w:noProof/>
                    <w:rPrChange w:id="387" w:author="Narendar Reddy" w:date="2020-04-22T16:57:00Z">
                      <w:rPr>
                        <w:rStyle w:val="Hyperlink"/>
                        <w:noProof/>
                      </w:rPr>
                    </w:rPrChange>
                  </w:rPr>
                  <w:delText>Project Specific and Position Specific Articles</w:delText>
                </w:r>
                <w:r w:rsidDel="00653061">
                  <w:rPr>
                    <w:noProof/>
                    <w:webHidden/>
                  </w:rPr>
                  <w:tab/>
                  <w:delText>26</w:delText>
                </w:r>
              </w:del>
            </w:p>
            <w:p w14:paraId="57EB9E55" w14:textId="3F399ED1" w:rsidR="002441CC" w:rsidDel="00653061" w:rsidRDefault="002441CC">
              <w:pPr>
                <w:pStyle w:val="TOC2"/>
                <w:tabs>
                  <w:tab w:val="left" w:pos="880"/>
                  <w:tab w:val="right" w:leader="dot" w:pos="9350"/>
                </w:tabs>
                <w:rPr>
                  <w:del w:id="388" w:author="Narendar Reddy" w:date="2020-04-22T16:57:00Z"/>
                  <w:rFonts w:eastAsiaTheme="minorEastAsia" w:cstheme="minorBidi"/>
                  <w:noProof/>
                  <w:szCs w:val="22"/>
                  <w:lang w:bidi="ar-SA"/>
                </w:rPr>
              </w:pPr>
              <w:del w:id="389" w:author="Narendar Reddy" w:date="2020-04-22T16:57:00Z">
                <w:r w:rsidRPr="00653061" w:rsidDel="00653061">
                  <w:rPr>
                    <w:noProof/>
                    <w:rPrChange w:id="390" w:author="Narendar Reddy" w:date="2020-04-22T16:57:00Z">
                      <w:rPr>
                        <w:rStyle w:val="Hyperlink"/>
                        <w:noProof/>
                      </w:rPr>
                    </w:rPrChange>
                  </w:rPr>
                  <w:delText>3.8</w:delText>
                </w:r>
                <w:r w:rsidDel="00653061">
                  <w:rPr>
                    <w:rFonts w:eastAsiaTheme="minorEastAsia" w:cstheme="minorBidi"/>
                    <w:noProof/>
                    <w:szCs w:val="22"/>
                    <w:lang w:bidi="ar-SA"/>
                  </w:rPr>
                  <w:tab/>
                </w:r>
                <w:r w:rsidRPr="00653061" w:rsidDel="00653061">
                  <w:rPr>
                    <w:noProof/>
                    <w:rPrChange w:id="391" w:author="Narendar Reddy" w:date="2020-04-22T16:57:00Z">
                      <w:rPr>
                        <w:rStyle w:val="Hyperlink"/>
                        <w:noProof/>
                      </w:rPr>
                    </w:rPrChange>
                  </w:rPr>
                  <w:delText>Reports</w:delText>
                </w:r>
                <w:r w:rsidDel="00653061">
                  <w:rPr>
                    <w:noProof/>
                    <w:webHidden/>
                  </w:rPr>
                  <w:tab/>
                  <w:delText>26</w:delText>
                </w:r>
              </w:del>
            </w:p>
            <w:p w14:paraId="0525FAB3" w14:textId="3D737FF2" w:rsidR="002441CC" w:rsidDel="00653061" w:rsidRDefault="002441CC">
              <w:pPr>
                <w:pStyle w:val="TOC3"/>
                <w:tabs>
                  <w:tab w:val="left" w:pos="1320"/>
                  <w:tab w:val="right" w:leader="dot" w:pos="9350"/>
                </w:tabs>
                <w:rPr>
                  <w:del w:id="392" w:author="Narendar Reddy" w:date="2020-04-22T16:57:00Z"/>
                  <w:rFonts w:eastAsiaTheme="minorEastAsia" w:cstheme="minorBidi"/>
                  <w:noProof/>
                  <w:szCs w:val="22"/>
                  <w:lang w:bidi="ar-SA"/>
                </w:rPr>
              </w:pPr>
              <w:del w:id="393" w:author="Narendar Reddy" w:date="2020-04-22T16:57:00Z">
                <w:r w:rsidRPr="00653061" w:rsidDel="00653061">
                  <w:rPr>
                    <w:noProof/>
                    <w:rPrChange w:id="394" w:author="Narendar Reddy" w:date="2020-04-22T16:57:00Z">
                      <w:rPr>
                        <w:rStyle w:val="Hyperlink"/>
                        <w:noProof/>
                      </w:rPr>
                    </w:rPrChange>
                  </w:rPr>
                  <w:delText>3.8.1</w:delText>
                </w:r>
                <w:r w:rsidDel="00653061">
                  <w:rPr>
                    <w:rFonts w:eastAsiaTheme="minorEastAsia" w:cstheme="minorBidi"/>
                    <w:noProof/>
                    <w:szCs w:val="22"/>
                    <w:lang w:bidi="ar-SA"/>
                  </w:rPr>
                  <w:tab/>
                </w:r>
                <w:r w:rsidRPr="00653061" w:rsidDel="00653061">
                  <w:rPr>
                    <w:noProof/>
                    <w:rPrChange w:id="395" w:author="Narendar Reddy" w:date="2020-04-22T16:57:00Z">
                      <w:rPr>
                        <w:rStyle w:val="Hyperlink"/>
                        <w:noProof/>
                      </w:rPr>
                    </w:rPrChange>
                  </w:rPr>
                  <w:delText>Angebot Report</w:delText>
                </w:r>
                <w:r w:rsidDel="00653061">
                  <w:rPr>
                    <w:noProof/>
                    <w:webHidden/>
                  </w:rPr>
                  <w:tab/>
                  <w:delText>26</w:delText>
                </w:r>
              </w:del>
            </w:p>
            <w:p w14:paraId="1D0F5403" w14:textId="68C2C32D" w:rsidR="002441CC" w:rsidDel="00653061" w:rsidRDefault="002441CC">
              <w:pPr>
                <w:pStyle w:val="TOC3"/>
                <w:tabs>
                  <w:tab w:val="left" w:pos="1320"/>
                  <w:tab w:val="right" w:leader="dot" w:pos="9350"/>
                </w:tabs>
                <w:rPr>
                  <w:del w:id="396" w:author="Narendar Reddy" w:date="2020-04-22T16:57:00Z"/>
                  <w:rFonts w:eastAsiaTheme="minorEastAsia" w:cstheme="minorBidi"/>
                  <w:noProof/>
                  <w:szCs w:val="22"/>
                  <w:lang w:bidi="ar-SA"/>
                </w:rPr>
              </w:pPr>
              <w:del w:id="397" w:author="Narendar Reddy" w:date="2020-04-22T16:57:00Z">
                <w:r w:rsidRPr="00653061" w:rsidDel="00653061">
                  <w:rPr>
                    <w:noProof/>
                    <w:rPrChange w:id="398" w:author="Narendar Reddy" w:date="2020-04-22T16:57:00Z">
                      <w:rPr>
                        <w:rStyle w:val="Hyperlink"/>
                        <w:noProof/>
                      </w:rPr>
                    </w:rPrChange>
                  </w:rPr>
                  <w:delText>3.8.2</w:delText>
                </w:r>
                <w:r w:rsidDel="00653061">
                  <w:rPr>
                    <w:rFonts w:eastAsiaTheme="minorEastAsia" w:cstheme="minorBidi"/>
                    <w:noProof/>
                    <w:szCs w:val="22"/>
                    <w:lang w:bidi="ar-SA"/>
                  </w:rPr>
                  <w:tab/>
                </w:r>
                <w:r w:rsidRPr="00653061" w:rsidDel="00653061">
                  <w:rPr>
                    <w:noProof/>
                    <w:rPrChange w:id="399" w:author="Narendar Reddy" w:date="2020-04-22T16:57:00Z">
                      <w:rPr>
                        <w:rStyle w:val="Hyperlink"/>
                        <w:noProof/>
                      </w:rPr>
                    </w:rPrChange>
                  </w:rPr>
                  <w:delText>QuerCalculation</w:delText>
                </w:r>
                <w:r w:rsidDel="00653061">
                  <w:rPr>
                    <w:noProof/>
                    <w:webHidden/>
                  </w:rPr>
                  <w:tab/>
                  <w:delText>26</w:delText>
                </w:r>
              </w:del>
            </w:p>
            <w:p w14:paraId="7016A64B" w14:textId="42C3DDDE" w:rsidR="002441CC" w:rsidDel="00653061" w:rsidRDefault="002441CC">
              <w:pPr>
                <w:pStyle w:val="TOC3"/>
                <w:tabs>
                  <w:tab w:val="left" w:pos="1320"/>
                  <w:tab w:val="right" w:leader="dot" w:pos="9350"/>
                </w:tabs>
                <w:rPr>
                  <w:del w:id="400" w:author="Narendar Reddy" w:date="2020-04-22T16:57:00Z"/>
                  <w:rFonts w:eastAsiaTheme="minorEastAsia" w:cstheme="minorBidi"/>
                  <w:noProof/>
                  <w:szCs w:val="22"/>
                  <w:lang w:bidi="ar-SA"/>
                </w:rPr>
              </w:pPr>
              <w:del w:id="401" w:author="Narendar Reddy" w:date="2020-04-22T16:57:00Z">
                <w:r w:rsidRPr="00653061" w:rsidDel="00653061">
                  <w:rPr>
                    <w:noProof/>
                    <w:rPrChange w:id="402" w:author="Narendar Reddy" w:date="2020-04-22T16:57:00Z">
                      <w:rPr>
                        <w:rStyle w:val="Hyperlink"/>
                        <w:noProof/>
                      </w:rPr>
                    </w:rPrChange>
                  </w:rPr>
                  <w:delText>3.8.3</w:delText>
                </w:r>
                <w:r w:rsidDel="00653061">
                  <w:rPr>
                    <w:rFonts w:eastAsiaTheme="minorEastAsia" w:cstheme="minorBidi"/>
                    <w:noProof/>
                    <w:szCs w:val="22"/>
                    <w:lang w:bidi="ar-SA"/>
                  </w:rPr>
                  <w:tab/>
                </w:r>
                <w:r w:rsidRPr="00653061" w:rsidDel="00653061">
                  <w:rPr>
                    <w:noProof/>
                    <w:rPrChange w:id="403" w:author="Narendar Reddy" w:date="2020-04-22T16:57:00Z">
                      <w:rPr>
                        <w:rStyle w:val="Hyperlink"/>
                        <w:noProof/>
                      </w:rPr>
                    </w:rPrChange>
                  </w:rPr>
                  <w:delText>Form Blatt 221 &amp; 223</w:delText>
                </w:r>
                <w:r w:rsidDel="00653061">
                  <w:rPr>
                    <w:noProof/>
                    <w:webHidden/>
                  </w:rPr>
                  <w:tab/>
                  <w:delText>27</w:delText>
                </w:r>
              </w:del>
            </w:p>
            <w:p w14:paraId="2FF675B8" w14:textId="53FF7D8B" w:rsidR="002441CC" w:rsidDel="00653061" w:rsidRDefault="002441CC">
              <w:pPr>
                <w:pStyle w:val="TOC3"/>
                <w:tabs>
                  <w:tab w:val="left" w:pos="1320"/>
                  <w:tab w:val="right" w:leader="dot" w:pos="9350"/>
                </w:tabs>
                <w:rPr>
                  <w:del w:id="404" w:author="Narendar Reddy" w:date="2020-04-22T16:57:00Z"/>
                  <w:rFonts w:eastAsiaTheme="minorEastAsia" w:cstheme="minorBidi"/>
                  <w:noProof/>
                  <w:szCs w:val="22"/>
                  <w:lang w:bidi="ar-SA"/>
                </w:rPr>
              </w:pPr>
              <w:del w:id="405" w:author="Narendar Reddy" w:date="2020-04-22T16:57:00Z">
                <w:r w:rsidRPr="00653061" w:rsidDel="00653061">
                  <w:rPr>
                    <w:noProof/>
                    <w:rPrChange w:id="406" w:author="Narendar Reddy" w:date="2020-04-22T16:57:00Z">
                      <w:rPr>
                        <w:rStyle w:val="Hyperlink"/>
                        <w:noProof/>
                      </w:rPr>
                    </w:rPrChange>
                  </w:rPr>
                  <w:delText>3.8.4</w:delText>
                </w:r>
                <w:r w:rsidDel="00653061">
                  <w:rPr>
                    <w:rFonts w:eastAsiaTheme="minorEastAsia" w:cstheme="minorBidi"/>
                    <w:noProof/>
                    <w:szCs w:val="22"/>
                    <w:lang w:bidi="ar-SA"/>
                  </w:rPr>
                  <w:tab/>
                </w:r>
                <w:r w:rsidRPr="00653061" w:rsidDel="00653061">
                  <w:rPr>
                    <w:noProof/>
                    <w:rPrChange w:id="407" w:author="Narendar Reddy" w:date="2020-04-22T16:57:00Z">
                      <w:rPr>
                        <w:rStyle w:val="Hyperlink"/>
                        <w:noProof/>
                      </w:rPr>
                    </w:rPrChange>
                  </w:rPr>
                  <w:delText>Einzelaufgliederung Beispiel (Breakdown Report)</w:delText>
                </w:r>
                <w:r w:rsidDel="00653061">
                  <w:rPr>
                    <w:noProof/>
                    <w:webHidden/>
                  </w:rPr>
                  <w:tab/>
                  <w:delText>27</w:delText>
                </w:r>
              </w:del>
            </w:p>
            <w:p w14:paraId="1D0EF208" w14:textId="409DF14E" w:rsidR="002441CC" w:rsidDel="00653061" w:rsidRDefault="002441CC">
              <w:pPr>
                <w:pStyle w:val="TOC3"/>
                <w:tabs>
                  <w:tab w:val="left" w:pos="1320"/>
                  <w:tab w:val="right" w:leader="dot" w:pos="9350"/>
                </w:tabs>
                <w:rPr>
                  <w:del w:id="408" w:author="Narendar Reddy" w:date="2020-04-22T16:57:00Z"/>
                  <w:rFonts w:eastAsiaTheme="minorEastAsia" w:cstheme="minorBidi"/>
                  <w:noProof/>
                  <w:szCs w:val="22"/>
                  <w:lang w:bidi="ar-SA"/>
                </w:rPr>
              </w:pPr>
              <w:del w:id="409" w:author="Narendar Reddy" w:date="2020-04-22T16:57:00Z">
                <w:r w:rsidRPr="00653061" w:rsidDel="00653061">
                  <w:rPr>
                    <w:noProof/>
                    <w:rPrChange w:id="410" w:author="Narendar Reddy" w:date="2020-04-22T16:57:00Z">
                      <w:rPr>
                        <w:rStyle w:val="Hyperlink"/>
                        <w:noProof/>
                      </w:rPr>
                    </w:rPrChange>
                  </w:rPr>
                  <w:delText>3.8.5</w:delText>
                </w:r>
                <w:r w:rsidDel="00653061">
                  <w:rPr>
                    <w:rFonts w:eastAsiaTheme="minorEastAsia" w:cstheme="minorBidi"/>
                    <w:noProof/>
                    <w:szCs w:val="22"/>
                    <w:lang w:bidi="ar-SA"/>
                  </w:rPr>
                  <w:tab/>
                </w:r>
                <w:r w:rsidRPr="00653061" w:rsidDel="00653061">
                  <w:rPr>
                    <w:noProof/>
                    <w:rPrChange w:id="411" w:author="Narendar Reddy" w:date="2020-04-22T16:57:00Z">
                      <w:rPr>
                        <w:rStyle w:val="Hyperlink"/>
                        <w:noProof/>
                      </w:rPr>
                    </w:rPrChange>
                  </w:rPr>
                  <w:delText>Title Blatt</w:delText>
                </w:r>
                <w:r w:rsidDel="00653061">
                  <w:rPr>
                    <w:noProof/>
                    <w:webHidden/>
                  </w:rPr>
                  <w:tab/>
                  <w:delText>27</w:delText>
                </w:r>
              </w:del>
            </w:p>
            <w:p w14:paraId="6167DCBE" w14:textId="21A10C3C" w:rsidR="002441CC" w:rsidDel="00653061" w:rsidRDefault="002441CC">
              <w:pPr>
                <w:pStyle w:val="TOC1"/>
                <w:tabs>
                  <w:tab w:val="left" w:pos="440"/>
                  <w:tab w:val="right" w:leader="dot" w:pos="9350"/>
                </w:tabs>
                <w:rPr>
                  <w:del w:id="412" w:author="Narendar Reddy" w:date="2020-04-22T16:57:00Z"/>
                  <w:rFonts w:eastAsiaTheme="minorEastAsia" w:cstheme="minorBidi"/>
                  <w:noProof/>
                  <w:szCs w:val="22"/>
                  <w:lang w:bidi="ar-SA"/>
                </w:rPr>
              </w:pPr>
              <w:del w:id="413" w:author="Narendar Reddy" w:date="2020-04-22T16:57:00Z">
                <w:r w:rsidRPr="00653061" w:rsidDel="00653061">
                  <w:rPr>
                    <w:noProof/>
                    <w:rPrChange w:id="414" w:author="Narendar Reddy" w:date="2020-04-22T16:57:00Z">
                      <w:rPr>
                        <w:rStyle w:val="Hyperlink"/>
                        <w:noProof/>
                      </w:rPr>
                    </w:rPrChange>
                  </w:rPr>
                  <w:delText>4</w:delText>
                </w:r>
                <w:r w:rsidDel="00653061">
                  <w:rPr>
                    <w:rFonts w:eastAsiaTheme="minorEastAsia" w:cstheme="minorBidi"/>
                    <w:noProof/>
                    <w:szCs w:val="22"/>
                    <w:lang w:bidi="ar-SA"/>
                  </w:rPr>
                  <w:tab/>
                </w:r>
                <w:r w:rsidRPr="00653061" w:rsidDel="00653061">
                  <w:rPr>
                    <w:noProof/>
                    <w:rPrChange w:id="415" w:author="Narendar Reddy" w:date="2020-04-22T16:57:00Z">
                      <w:rPr>
                        <w:rStyle w:val="Hyperlink"/>
                        <w:noProof/>
                      </w:rPr>
                    </w:rPrChange>
                  </w:rPr>
                  <w:delText>Title Blatt Templates</w:delText>
                </w:r>
                <w:r w:rsidDel="00653061">
                  <w:rPr>
                    <w:noProof/>
                    <w:webHidden/>
                  </w:rPr>
                  <w:tab/>
                  <w:delText>27</w:delText>
                </w:r>
              </w:del>
            </w:p>
            <w:p w14:paraId="688C5BEF" w14:textId="636E2B8A" w:rsidR="002441CC" w:rsidDel="00653061" w:rsidRDefault="002441CC">
              <w:pPr>
                <w:pStyle w:val="TOC3"/>
                <w:tabs>
                  <w:tab w:val="left" w:pos="1320"/>
                  <w:tab w:val="right" w:leader="dot" w:pos="9350"/>
                </w:tabs>
                <w:rPr>
                  <w:del w:id="416" w:author="Narendar Reddy" w:date="2020-04-22T16:57:00Z"/>
                  <w:rFonts w:eastAsiaTheme="minorEastAsia" w:cstheme="minorBidi"/>
                  <w:noProof/>
                  <w:szCs w:val="22"/>
                  <w:lang w:bidi="ar-SA"/>
                </w:rPr>
              </w:pPr>
              <w:del w:id="417" w:author="Narendar Reddy" w:date="2020-04-22T16:57:00Z">
                <w:r w:rsidRPr="00653061" w:rsidDel="00653061">
                  <w:rPr>
                    <w:noProof/>
                    <w:rPrChange w:id="418" w:author="Narendar Reddy" w:date="2020-04-22T16:57:00Z">
                      <w:rPr>
                        <w:rStyle w:val="Hyperlink"/>
                        <w:noProof/>
                      </w:rPr>
                    </w:rPrChange>
                  </w:rPr>
                  <w:delText>4.1.1</w:delText>
                </w:r>
                <w:r w:rsidDel="00653061">
                  <w:rPr>
                    <w:rFonts w:eastAsiaTheme="minorEastAsia" w:cstheme="minorBidi"/>
                    <w:noProof/>
                    <w:szCs w:val="22"/>
                    <w:lang w:bidi="ar-SA"/>
                  </w:rPr>
                  <w:tab/>
                </w:r>
                <w:r w:rsidRPr="00653061" w:rsidDel="00653061">
                  <w:rPr>
                    <w:noProof/>
                    <w:rPrChange w:id="419" w:author="Narendar Reddy" w:date="2020-04-22T16:57:00Z">
                      <w:rPr>
                        <w:rStyle w:val="Hyperlink"/>
                        <w:noProof/>
                      </w:rPr>
                    </w:rPrChange>
                  </w:rPr>
                  <w:delText>Path Configuration for Title Blatts and Templates</w:delText>
                </w:r>
                <w:r w:rsidDel="00653061">
                  <w:rPr>
                    <w:noProof/>
                    <w:webHidden/>
                  </w:rPr>
                  <w:tab/>
                  <w:delText>27</w:delText>
                </w:r>
              </w:del>
            </w:p>
            <w:p w14:paraId="6BAFC3C7" w14:textId="258C3C91" w:rsidR="002441CC" w:rsidDel="00653061" w:rsidRDefault="002441CC">
              <w:pPr>
                <w:pStyle w:val="TOC3"/>
                <w:tabs>
                  <w:tab w:val="left" w:pos="1320"/>
                  <w:tab w:val="right" w:leader="dot" w:pos="9350"/>
                </w:tabs>
                <w:rPr>
                  <w:del w:id="420" w:author="Narendar Reddy" w:date="2020-04-22T16:57:00Z"/>
                  <w:rFonts w:eastAsiaTheme="minorEastAsia" w:cstheme="minorBidi"/>
                  <w:noProof/>
                  <w:szCs w:val="22"/>
                  <w:lang w:bidi="ar-SA"/>
                </w:rPr>
              </w:pPr>
              <w:del w:id="421" w:author="Narendar Reddy" w:date="2020-04-22T16:57:00Z">
                <w:r w:rsidRPr="00653061" w:rsidDel="00653061">
                  <w:rPr>
                    <w:noProof/>
                    <w:rPrChange w:id="422" w:author="Narendar Reddy" w:date="2020-04-22T16:57:00Z">
                      <w:rPr>
                        <w:rStyle w:val="Hyperlink"/>
                        <w:noProof/>
                      </w:rPr>
                    </w:rPrChange>
                  </w:rPr>
                  <w:delText>4.1.2</w:delText>
                </w:r>
                <w:r w:rsidDel="00653061">
                  <w:rPr>
                    <w:rFonts w:eastAsiaTheme="minorEastAsia" w:cstheme="minorBidi"/>
                    <w:noProof/>
                    <w:szCs w:val="22"/>
                    <w:lang w:bidi="ar-SA"/>
                  </w:rPr>
                  <w:tab/>
                </w:r>
                <w:r w:rsidRPr="00653061" w:rsidDel="00653061">
                  <w:rPr>
                    <w:noProof/>
                    <w:rPrChange w:id="423" w:author="Narendar Reddy" w:date="2020-04-22T16:57:00Z">
                      <w:rPr>
                        <w:rStyle w:val="Hyperlink"/>
                        <w:noProof/>
                      </w:rPr>
                    </w:rPrChange>
                  </w:rPr>
                  <w:delText>Templates</w:delText>
                </w:r>
                <w:r w:rsidDel="00653061">
                  <w:rPr>
                    <w:noProof/>
                    <w:webHidden/>
                  </w:rPr>
                  <w:tab/>
                  <w:delText>27</w:delText>
                </w:r>
              </w:del>
            </w:p>
            <w:p w14:paraId="50F68EF8" w14:textId="3FE8E2C4" w:rsidR="002441CC" w:rsidDel="00653061" w:rsidRDefault="002441CC">
              <w:pPr>
                <w:pStyle w:val="TOC1"/>
                <w:tabs>
                  <w:tab w:val="left" w:pos="440"/>
                  <w:tab w:val="right" w:leader="dot" w:pos="9350"/>
                </w:tabs>
                <w:rPr>
                  <w:del w:id="424" w:author="Narendar Reddy" w:date="2020-04-22T16:57:00Z"/>
                  <w:rFonts w:eastAsiaTheme="minorEastAsia" w:cstheme="minorBidi"/>
                  <w:noProof/>
                  <w:szCs w:val="22"/>
                  <w:lang w:bidi="ar-SA"/>
                </w:rPr>
              </w:pPr>
              <w:del w:id="425" w:author="Narendar Reddy" w:date="2020-04-22T16:57:00Z">
                <w:r w:rsidRPr="00653061" w:rsidDel="00653061">
                  <w:rPr>
                    <w:noProof/>
                    <w:rPrChange w:id="426" w:author="Narendar Reddy" w:date="2020-04-22T16:57:00Z">
                      <w:rPr>
                        <w:rStyle w:val="Hyperlink"/>
                        <w:noProof/>
                      </w:rPr>
                    </w:rPrChange>
                  </w:rPr>
                  <w:delText>5</w:delText>
                </w:r>
                <w:r w:rsidDel="00653061">
                  <w:rPr>
                    <w:rFonts w:eastAsiaTheme="minorEastAsia" w:cstheme="minorBidi"/>
                    <w:noProof/>
                    <w:szCs w:val="22"/>
                    <w:lang w:bidi="ar-SA"/>
                  </w:rPr>
                  <w:tab/>
                </w:r>
                <w:r w:rsidRPr="00653061" w:rsidDel="00653061">
                  <w:rPr>
                    <w:noProof/>
                    <w:rPrChange w:id="427" w:author="Narendar Reddy" w:date="2020-04-22T16:57:00Z">
                      <w:rPr>
                        <w:rStyle w:val="Hyperlink"/>
                        <w:noProof/>
                      </w:rPr>
                    </w:rPrChange>
                  </w:rPr>
                  <w:delText>Shortcuts</w:delText>
                </w:r>
                <w:r w:rsidDel="00653061">
                  <w:rPr>
                    <w:noProof/>
                    <w:webHidden/>
                  </w:rPr>
                  <w:tab/>
                  <w:delText>27</w:delText>
                </w:r>
              </w:del>
            </w:p>
            <w:p w14:paraId="1DD7ACAB" w14:textId="1C3E7BF6" w:rsidR="002441CC" w:rsidDel="00653061" w:rsidRDefault="002441CC">
              <w:pPr>
                <w:pStyle w:val="TOC1"/>
                <w:tabs>
                  <w:tab w:val="left" w:pos="440"/>
                  <w:tab w:val="right" w:leader="dot" w:pos="9350"/>
                </w:tabs>
                <w:rPr>
                  <w:del w:id="428" w:author="Narendar Reddy" w:date="2020-04-22T16:57:00Z"/>
                  <w:rFonts w:eastAsiaTheme="minorEastAsia" w:cstheme="minorBidi"/>
                  <w:noProof/>
                  <w:szCs w:val="22"/>
                  <w:lang w:bidi="ar-SA"/>
                </w:rPr>
              </w:pPr>
              <w:del w:id="429" w:author="Narendar Reddy" w:date="2020-04-22T16:57:00Z">
                <w:r w:rsidRPr="00653061" w:rsidDel="00653061">
                  <w:rPr>
                    <w:noProof/>
                    <w:rPrChange w:id="430" w:author="Narendar Reddy" w:date="2020-04-22T16:57:00Z">
                      <w:rPr>
                        <w:rStyle w:val="Hyperlink"/>
                        <w:noProof/>
                      </w:rPr>
                    </w:rPrChange>
                  </w:rPr>
                  <w:delText>6</w:delText>
                </w:r>
                <w:r w:rsidDel="00653061">
                  <w:rPr>
                    <w:rFonts w:eastAsiaTheme="minorEastAsia" w:cstheme="minorBidi"/>
                    <w:noProof/>
                    <w:szCs w:val="22"/>
                    <w:lang w:bidi="ar-SA"/>
                  </w:rPr>
                  <w:tab/>
                </w:r>
                <w:r w:rsidRPr="00653061" w:rsidDel="00653061">
                  <w:rPr>
                    <w:noProof/>
                    <w:rPrChange w:id="431" w:author="Narendar Reddy" w:date="2020-04-22T16:57:00Z">
                      <w:rPr>
                        <w:rStyle w:val="Hyperlink"/>
                        <w:noProof/>
                      </w:rPr>
                    </w:rPrChange>
                  </w:rPr>
                  <w:delText>Log File</w:delText>
                </w:r>
                <w:r w:rsidDel="00653061">
                  <w:rPr>
                    <w:noProof/>
                    <w:webHidden/>
                  </w:rPr>
                  <w:tab/>
                  <w:delText>28</w:delText>
                </w:r>
              </w:del>
            </w:p>
            <w:p w14:paraId="7607D729" w14:textId="08238CA3" w:rsidR="002441CC" w:rsidDel="00653061" w:rsidRDefault="002441CC">
              <w:pPr>
                <w:pStyle w:val="TOC1"/>
                <w:tabs>
                  <w:tab w:val="left" w:pos="440"/>
                  <w:tab w:val="right" w:leader="dot" w:pos="9350"/>
                </w:tabs>
                <w:rPr>
                  <w:del w:id="432" w:author="Narendar Reddy" w:date="2020-04-22T16:57:00Z"/>
                  <w:rFonts w:eastAsiaTheme="minorEastAsia" w:cstheme="minorBidi"/>
                  <w:noProof/>
                  <w:szCs w:val="22"/>
                  <w:lang w:bidi="ar-SA"/>
                </w:rPr>
              </w:pPr>
              <w:del w:id="433" w:author="Narendar Reddy" w:date="2020-04-22T16:57:00Z">
                <w:r w:rsidRPr="00653061" w:rsidDel="00653061">
                  <w:rPr>
                    <w:noProof/>
                    <w:rPrChange w:id="434" w:author="Narendar Reddy" w:date="2020-04-22T16:57:00Z">
                      <w:rPr>
                        <w:rStyle w:val="Hyperlink"/>
                        <w:noProof/>
                      </w:rPr>
                    </w:rPrChange>
                  </w:rPr>
                  <w:delText>7</w:delText>
                </w:r>
                <w:r w:rsidDel="00653061">
                  <w:rPr>
                    <w:rFonts w:eastAsiaTheme="minorEastAsia" w:cstheme="minorBidi"/>
                    <w:noProof/>
                    <w:szCs w:val="22"/>
                    <w:lang w:bidi="ar-SA"/>
                  </w:rPr>
                  <w:tab/>
                </w:r>
                <w:r w:rsidRPr="00653061" w:rsidDel="00653061">
                  <w:rPr>
                    <w:noProof/>
                    <w:rPrChange w:id="435" w:author="Narendar Reddy" w:date="2020-04-22T16:57:00Z">
                      <w:rPr>
                        <w:rStyle w:val="Hyperlink"/>
                        <w:noProof/>
                      </w:rPr>
                    </w:rPrChange>
                  </w:rPr>
                  <w:delText>Version matching implementation</w:delText>
                </w:r>
                <w:r w:rsidDel="00653061">
                  <w:rPr>
                    <w:noProof/>
                    <w:webHidden/>
                  </w:rPr>
                  <w:tab/>
                  <w:delText>28</w:delText>
                </w:r>
              </w:del>
            </w:p>
            <w:p w14:paraId="25D64532" w14:textId="2D5C7289" w:rsidR="002441CC" w:rsidDel="00653061" w:rsidRDefault="002441CC">
              <w:pPr>
                <w:pStyle w:val="TOC1"/>
                <w:tabs>
                  <w:tab w:val="left" w:pos="440"/>
                  <w:tab w:val="right" w:leader="dot" w:pos="9350"/>
                </w:tabs>
                <w:rPr>
                  <w:del w:id="436" w:author="Narendar Reddy" w:date="2020-04-22T16:57:00Z"/>
                  <w:rFonts w:eastAsiaTheme="minorEastAsia" w:cstheme="minorBidi"/>
                  <w:noProof/>
                  <w:szCs w:val="22"/>
                  <w:lang w:bidi="ar-SA"/>
                </w:rPr>
              </w:pPr>
              <w:del w:id="437" w:author="Narendar Reddy" w:date="2020-04-22T16:57:00Z">
                <w:r w:rsidRPr="00653061" w:rsidDel="00653061">
                  <w:rPr>
                    <w:noProof/>
                    <w:rPrChange w:id="438" w:author="Narendar Reddy" w:date="2020-04-22T16:57:00Z">
                      <w:rPr>
                        <w:rStyle w:val="Hyperlink"/>
                        <w:noProof/>
                      </w:rPr>
                    </w:rPrChange>
                  </w:rPr>
                  <w:delText>8</w:delText>
                </w:r>
                <w:r w:rsidDel="00653061">
                  <w:rPr>
                    <w:rFonts w:eastAsiaTheme="minorEastAsia" w:cstheme="minorBidi"/>
                    <w:noProof/>
                    <w:szCs w:val="22"/>
                    <w:lang w:bidi="ar-SA"/>
                  </w:rPr>
                  <w:tab/>
                </w:r>
                <w:r w:rsidRPr="00653061" w:rsidDel="00653061">
                  <w:rPr>
                    <w:noProof/>
                    <w:rPrChange w:id="439" w:author="Narendar Reddy" w:date="2020-04-22T16:57:00Z">
                      <w:rPr>
                        <w:rStyle w:val="Hyperlink"/>
                        <w:noProof/>
                      </w:rPr>
                    </w:rPrChange>
                  </w:rPr>
                  <w:delText>Word Add-in</w:delText>
                </w:r>
                <w:r w:rsidDel="00653061">
                  <w:rPr>
                    <w:noProof/>
                    <w:webHidden/>
                  </w:rPr>
                  <w:tab/>
                  <w:delText>28</w:delText>
                </w:r>
              </w:del>
            </w:p>
            <w:p w14:paraId="28294809" w14:textId="2BE6ECAF" w:rsidR="002441CC" w:rsidDel="00653061" w:rsidRDefault="002441CC">
              <w:pPr>
                <w:pStyle w:val="TOC2"/>
                <w:tabs>
                  <w:tab w:val="left" w:pos="880"/>
                  <w:tab w:val="right" w:leader="dot" w:pos="9350"/>
                </w:tabs>
                <w:rPr>
                  <w:del w:id="440" w:author="Narendar Reddy" w:date="2020-04-22T16:57:00Z"/>
                  <w:rFonts w:eastAsiaTheme="minorEastAsia" w:cstheme="minorBidi"/>
                  <w:noProof/>
                  <w:szCs w:val="22"/>
                  <w:lang w:bidi="ar-SA"/>
                </w:rPr>
              </w:pPr>
              <w:del w:id="441" w:author="Narendar Reddy" w:date="2020-04-22T16:57:00Z">
                <w:r w:rsidRPr="00653061" w:rsidDel="00653061">
                  <w:rPr>
                    <w:noProof/>
                    <w:rPrChange w:id="442" w:author="Narendar Reddy" w:date="2020-04-22T16:57:00Z">
                      <w:rPr>
                        <w:rStyle w:val="Hyperlink"/>
                        <w:noProof/>
                      </w:rPr>
                    </w:rPrChange>
                  </w:rPr>
                  <w:delText>8.1</w:delText>
                </w:r>
                <w:r w:rsidDel="00653061">
                  <w:rPr>
                    <w:rFonts w:eastAsiaTheme="minorEastAsia" w:cstheme="minorBidi"/>
                    <w:noProof/>
                    <w:szCs w:val="22"/>
                    <w:lang w:bidi="ar-SA"/>
                  </w:rPr>
                  <w:tab/>
                </w:r>
                <w:r w:rsidRPr="00653061" w:rsidDel="00653061">
                  <w:rPr>
                    <w:noProof/>
                    <w:rPrChange w:id="443" w:author="Narendar Reddy" w:date="2020-04-22T16:57:00Z">
                      <w:rPr>
                        <w:rStyle w:val="Hyperlink"/>
                        <w:noProof/>
                      </w:rPr>
                    </w:rPrChange>
                  </w:rPr>
                  <w:delText>Merge Fields</w:delText>
                </w:r>
                <w:r w:rsidDel="00653061">
                  <w:rPr>
                    <w:noProof/>
                    <w:webHidden/>
                  </w:rPr>
                  <w:tab/>
                  <w:delText>28</w:delText>
                </w:r>
              </w:del>
            </w:p>
            <w:p w14:paraId="52BD55F0" w14:textId="31E95059" w:rsidR="002441CC" w:rsidDel="00653061" w:rsidRDefault="002441CC">
              <w:pPr>
                <w:pStyle w:val="TOC2"/>
                <w:tabs>
                  <w:tab w:val="left" w:pos="880"/>
                  <w:tab w:val="right" w:leader="dot" w:pos="9350"/>
                </w:tabs>
                <w:rPr>
                  <w:del w:id="444" w:author="Narendar Reddy" w:date="2020-04-22T16:57:00Z"/>
                  <w:rFonts w:eastAsiaTheme="minorEastAsia" w:cstheme="minorBidi"/>
                  <w:noProof/>
                  <w:szCs w:val="22"/>
                  <w:lang w:bidi="ar-SA"/>
                </w:rPr>
              </w:pPr>
              <w:del w:id="445" w:author="Narendar Reddy" w:date="2020-04-22T16:57:00Z">
                <w:r w:rsidRPr="00653061" w:rsidDel="00653061">
                  <w:rPr>
                    <w:noProof/>
                    <w:rPrChange w:id="446" w:author="Narendar Reddy" w:date="2020-04-22T16:57:00Z">
                      <w:rPr>
                        <w:rStyle w:val="Hyperlink"/>
                        <w:noProof/>
                      </w:rPr>
                    </w:rPrChange>
                  </w:rPr>
                  <w:delText>8.2</w:delText>
                </w:r>
                <w:r w:rsidDel="00653061">
                  <w:rPr>
                    <w:rFonts w:eastAsiaTheme="minorEastAsia" w:cstheme="minorBidi"/>
                    <w:noProof/>
                    <w:szCs w:val="22"/>
                    <w:lang w:bidi="ar-SA"/>
                  </w:rPr>
                  <w:tab/>
                </w:r>
                <w:r w:rsidRPr="00653061" w:rsidDel="00653061">
                  <w:rPr>
                    <w:noProof/>
                    <w:rPrChange w:id="447" w:author="Narendar Reddy" w:date="2020-04-22T16:57:00Z">
                      <w:rPr>
                        <w:rStyle w:val="Hyperlink"/>
                        <w:noProof/>
                      </w:rPr>
                    </w:rPrChange>
                  </w:rPr>
                  <w:delText>Text Modules</w:delText>
                </w:r>
                <w:r w:rsidDel="00653061">
                  <w:rPr>
                    <w:noProof/>
                    <w:webHidden/>
                  </w:rPr>
                  <w:tab/>
                  <w:delText>29</w:delText>
                </w:r>
              </w:del>
            </w:p>
            <w:p w14:paraId="4496BBC4" w14:textId="77777777" w:rsidR="00B92B0D" w:rsidRDefault="00D71843">
              <w:r>
                <w:rPr>
                  <w:b/>
                  <w:bCs/>
                  <w:noProof/>
                </w:rPr>
                <w:fldChar w:fldCharType="end"/>
              </w:r>
            </w:p>
            <w:bookmarkStart w:id="448" w:name="_GoBack" w:displacedByCustomXml="next"/>
            <w:bookmarkEnd w:id="448" w:displacedByCustomXml="next"/>
          </w:sdtContent>
        </w:sdt>
        <w:p w14:paraId="65AE3767" w14:textId="77777777" w:rsidR="005C5857" w:rsidRPr="006A1BDC" w:rsidRDefault="0005306E">
          <w:pPr>
            <w:rPr>
              <w:rFonts w:ascii="Segoe UI" w:hAnsi="Segoe UI" w:cs="Segoe UI"/>
            </w:rPr>
          </w:pPr>
        </w:p>
      </w:sdtContent>
    </w:sdt>
    <w:p w14:paraId="67904527" w14:textId="77777777" w:rsidR="00F467FC" w:rsidRDefault="00EE3593" w:rsidP="00EE3593">
      <w:pPr>
        <w:pStyle w:val="Heading1"/>
      </w:pPr>
      <w:bookmarkStart w:id="449" w:name="_Toc38467080"/>
      <w:r>
        <w:t>Overview</w:t>
      </w:r>
      <w:bookmarkEnd w:id="449"/>
    </w:p>
    <w:p w14:paraId="24B9E819" w14:textId="77777777" w:rsidR="00EE3593" w:rsidRDefault="00EE3593" w:rsidP="00EE3593">
      <w:pPr>
        <w:pStyle w:val="Heading2"/>
        <w:numPr>
          <w:ilvl w:val="1"/>
          <w:numId w:val="2"/>
        </w:numPr>
      </w:pPr>
      <w:bookmarkStart w:id="450" w:name="_Toc37778793"/>
      <w:bookmarkStart w:id="451" w:name="_Toc38467081"/>
      <w:r w:rsidRPr="00AF6135">
        <w:t>Current System</w:t>
      </w:r>
      <w:bookmarkEnd w:id="450"/>
      <w:bookmarkEnd w:id="451"/>
    </w:p>
    <w:p w14:paraId="0B09D563" w14:textId="77777777" w:rsidR="00EE3593" w:rsidRDefault="00EE3593" w:rsidP="00EE3593">
      <w:pPr>
        <w:rPr>
          <w:rFonts w:ascii="Segoe UI" w:hAnsi="Segoe UI" w:cs="Segoe UI"/>
        </w:rPr>
      </w:pPr>
      <w:r>
        <w:rPr>
          <w:rFonts w:ascii="Segoe UI" w:hAnsi="Segoe UI" w:cs="Segoe UI"/>
        </w:rPr>
        <w:t>OTTOPro is a calculation tool for construction industries. It also includes information of organization, customer, supplier, articles along with dimensions along with prices.</w:t>
      </w:r>
      <w:del w:id="452" w:author="Narendar Reddy" w:date="2020-04-22T16:20:00Z">
        <w:r w:rsidDel="00D2645F">
          <w:rPr>
            <w:rFonts w:ascii="Segoe UI" w:hAnsi="Segoe UI" w:cs="Segoe UI"/>
          </w:rPr>
          <w:delText xml:space="preserve"> </w:delText>
        </w:r>
        <w:commentRangeStart w:id="453"/>
        <w:r w:rsidDel="00AD5896">
          <w:rPr>
            <w:rFonts w:ascii="Segoe UI" w:hAnsi="Segoe UI" w:cs="Segoe UI"/>
          </w:rPr>
          <w:delText>Also there is a major module called Project where we will design a construction.</w:delText>
        </w:r>
        <w:commentRangeEnd w:id="453"/>
        <w:r w:rsidR="00E56686" w:rsidDel="00AD5896">
          <w:rPr>
            <w:rStyle w:val="CommentReference"/>
          </w:rPr>
          <w:commentReference w:id="453"/>
        </w:r>
      </w:del>
    </w:p>
    <w:p w14:paraId="134BE353" w14:textId="77777777" w:rsidR="00EE3593" w:rsidRDefault="00EE3593" w:rsidP="00EE3593">
      <w:pPr>
        <w:rPr>
          <w:rFonts w:ascii="Segoe UI" w:hAnsi="Segoe UI" w:cs="Segoe UI"/>
        </w:rPr>
      </w:pPr>
      <w:r>
        <w:rPr>
          <w:rFonts w:ascii="Segoe UI" w:hAnsi="Segoe UI" w:cs="Segoe UI"/>
        </w:rPr>
        <w:t>Project will have many sub modules like Project meta data, LV Positions, Bulk or Batch processing and few additional cost. We can also send proposals to customers and send price enquiry to suppliers.</w:t>
      </w:r>
    </w:p>
    <w:p w14:paraId="615CAF02" w14:textId="77777777" w:rsidR="00EE3593" w:rsidRDefault="00EE3593" w:rsidP="00EE3593">
      <w:pPr>
        <w:rPr>
          <w:rFonts w:ascii="Segoe UI" w:hAnsi="Segoe UI" w:cs="Segoe UI"/>
        </w:rPr>
      </w:pPr>
      <w:r>
        <w:rPr>
          <w:rFonts w:ascii="Segoe UI" w:hAnsi="Segoe UI" w:cs="Segoe UI"/>
        </w:rPr>
        <w:t xml:space="preserve">There </w:t>
      </w:r>
      <w:r w:rsidR="00E56686">
        <w:rPr>
          <w:rFonts w:ascii="Segoe UI" w:hAnsi="Segoe UI" w:cs="Segoe UI"/>
        </w:rPr>
        <w:t xml:space="preserve">are </w:t>
      </w:r>
      <w:r>
        <w:rPr>
          <w:rFonts w:ascii="Segoe UI" w:hAnsi="Segoe UI" w:cs="Segoe UI"/>
        </w:rPr>
        <w:t xml:space="preserve">other modules like GAEB import and Export, DATANORM import, Submitting prices from suppliers to positions, delivery and invoicing. </w:t>
      </w:r>
    </w:p>
    <w:p w14:paraId="3BB2C0FC" w14:textId="77777777" w:rsidR="00EE3593" w:rsidRDefault="00EE3593" w:rsidP="00EE3593">
      <w:r w:rsidRPr="00FF7035">
        <w:rPr>
          <w:rFonts w:ascii="Segoe UI" w:hAnsi="Segoe UI" w:cs="Segoe UI"/>
          <w:noProof/>
          <w:lang w:bidi="ar-SA"/>
        </w:rPr>
        <w:drawing>
          <wp:inline distT="0" distB="0" distL="0" distR="0" wp14:anchorId="7A36D294" wp14:editId="24396AEF">
            <wp:extent cx="5943600" cy="322643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6435"/>
                    </a:xfrm>
                    <a:prstGeom prst="rect">
                      <a:avLst/>
                    </a:prstGeom>
                    <a:ln>
                      <a:solidFill>
                        <a:schemeClr val="tx1"/>
                      </a:solidFill>
                    </a:ln>
                  </pic:spPr>
                </pic:pic>
              </a:graphicData>
            </a:graphic>
          </wp:inline>
        </w:drawing>
      </w:r>
    </w:p>
    <w:p w14:paraId="53A2548B" w14:textId="77777777" w:rsidR="00EE3593" w:rsidRDefault="00EE3593" w:rsidP="00EE3593">
      <w:pPr>
        <w:rPr>
          <w:rFonts w:asciiTheme="majorHAnsi" w:eastAsiaTheme="majorEastAsia" w:hAnsiTheme="majorHAnsi" w:cstheme="majorBidi"/>
          <w:color w:val="2E74B5" w:themeColor="accent1" w:themeShade="BF"/>
          <w:sz w:val="26"/>
          <w:szCs w:val="23"/>
        </w:rPr>
      </w:pPr>
      <w:r w:rsidRPr="00334B24">
        <w:rPr>
          <w:noProof/>
          <w:lang w:bidi="ar-SA"/>
        </w:rPr>
        <w:lastRenderedPageBreak/>
        <w:drawing>
          <wp:inline distT="0" distB="0" distL="0" distR="0" wp14:anchorId="49C80D58" wp14:editId="1AB4BD7E">
            <wp:extent cx="5943600" cy="3388360"/>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8360"/>
                    </a:xfrm>
                    <a:prstGeom prst="rect">
                      <a:avLst/>
                    </a:prstGeom>
                    <a:ln>
                      <a:solidFill>
                        <a:schemeClr val="tx1"/>
                      </a:solidFill>
                    </a:ln>
                  </pic:spPr>
                </pic:pic>
              </a:graphicData>
            </a:graphic>
          </wp:inline>
        </w:drawing>
      </w:r>
    </w:p>
    <w:p w14:paraId="15923FE6" w14:textId="54A519E0" w:rsidR="00EE3593" w:rsidRDefault="00EE3593" w:rsidP="00F467FC">
      <w:pPr>
        <w:pStyle w:val="Heading2"/>
        <w:numPr>
          <w:ilvl w:val="1"/>
          <w:numId w:val="2"/>
        </w:numPr>
        <w:rPr>
          <w:ins w:id="454" w:author="Narendar Reddy" w:date="2020-04-22T16:41:00Z"/>
          <w:rStyle w:val="Heading2Char"/>
        </w:rPr>
      </w:pPr>
      <w:bookmarkStart w:id="455" w:name="_Toc37778794"/>
      <w:bookmarkStart w:id="456" w:name="_Toc38467082"/>
      <w:r w:rsidRPr="00300E24">
        <w:rPr>
          <w:rStyle w:val="Heading2Char"/>
        </w:rPr>
        <w:t>Existing system</w:t>
      </w:r>
      <w:bookmarkEnd w:id="455"/>
      <w:bookmarkEnd w:id="456"/>
    </w:p>
    <w:p w14:paraId="3320BB12" w14:textId="77777777" w:rsidR="00A54E18" w:rsidRDefault="00A54E18" w:rsidP="00A54E18">
      <w:pPr>
        <w:rPr>
          <w:ins w:id="457" w:author="Narendar Reddy" w:date="2020-04-22T16:56:00Z"/>
        </w:rPr>
      </w:pPr>
      <w:ins w:id="458" w:author="Narendar Reddy" w:date="2020-04-22T16:56:00Z">
        <w:r>
          <w:t>IGEL was developed using VB 5.0 with basic features. It is not so user friendly with current usage of application.</w:t>
        </w:r>
      </w:ins>
    </w:p>
    <w:p w14:paraId="09B56A99" w14:textId="77777777" w:rsidR="00A54E18" w:rsidRDefault="00A54E18" w:rsidP="00A54E18">
      <w:pPr>
        <w:rPr>
          <w:ins w:id="459" w:author="Narendar Reddy" w:date="2020-04-22T16:56:00Z"/>
        </w:rPr>
      </w:pPr>
      <w:ins w:id="460" w:author="Narendar Reddy" w:date="2020-04-22T16:56:00Z">
        <w:r>
          <w:t>Here few major features not exist in IGEL</w:t>
        </w:r>
      </w:ins>
    </w:p>
    <w:p w14:paraId="0FC726E2" w14:textId="77777777" w:rsidR="00A54E18" w:rsidRDefault="00A54E18" w:rsidP="00A54E18">
      <w:pPr>
        <w:pStyle w:val="ListParagraph"/>
        <w:numPr>
          <w:ilvl w:val="0"/>
          <w:numId w:val="17"/>
        </w:numPr>
        <w:spacing w:line="256" w:lineRule="auto"/>
        <w:rPr>
          <w:ins w:id="461" w:author="Narendar Reddy" w:date="2020-04-22T16:56:00Z"/>
        </w:rPr>
      </w:pPr>
      <w:ins w:id="462" w:author="Narendar Reddy" w:date="2020-04-22T16:56:00Z">
        <w:r>
          <w:t>Import and Export of XML version of GAEB files.</w:t>
        </w:r>
      </w:ins>
    </w:p>
    <w:p w14:paraId="662B6186" w14:textId="77777777" w:rsidR="00A54E18" w:rsidRDefault="00A54E18" w:rsidP="00A54E18">
      <w:pPr>
        <w:pStyle w:val="ListParagraph"/>
        <w:numPr>
          <w:ilvl w:val="0"/>
          <w:numId w:val="17"/>
        </w:numPr>
        <w:spacing w:line="256" w:lineRule="auto"/>
        <w:rPr>
          <w:ins w:id="463" w:author="Narendar Reddy" w:date="2020-04-22T16:56:00Z"/>
        </w:rPr>
      </w:pPr>
      <w:ins w:id="464" w:author="Narendar Reddy" w:date="2020-04-22T16:56:00Z">
        <w:r>
          <w:t>Lang text with Images, media and links.</w:t>
        </w:r>
      </w:ins>
    </w:p>
    <w:p w14:paraId="29493F14" w14:textId="77777777" w:rsidR="00A54E18" w:rsidRDefault="00A54E18" w:rsidP="00A54E18">
      <w:pPr>
        <w:pStyle w:val="ListParagraph"/>
        <w:numPr>
          <w:ilvl w:val="0"/>
          <w:numId w:val="17"/>
        </w:numPr>
        <w:spacing w:line="256" w:lineRule="auto"/>
        <w:rPr>
          <w:ins w:id="465" w:author="Narendar Reddy" w:date="2020-04-22T16:56:00Z"/>
        </w:rPr>
      </w:pPr>
      <w:ins w:id="466" w:author="Narendar Reddy" w:date="2020-04-22T16:56:00Z">
        <w:r>
          <w:t>View of LV details, Cost Details and tabular view in single form.</w:t>
        </w:r>
      </w:ins>
    </w:p>
    <w:p w14:paraId="7A059D3B" w14:textId="77777777" w:rsidR="00A54E18" w:rsidRDefault="00A54E18" w:rsidP="00A54E18">
      <w:pPr>
        <w:pStyle w:val="ListParagraph"/>
        <w:numPr>
          <w:ilvl w:val="0"/>
          <w:numId w:val="17"/>
        </w:numPr>
        <w:spacing w:line="256" w:lineRule="auto"/>
        <w:rPr>
          <w:ins w:id="467" w:author="Narendar Reddy" w:date="2020-04-22T16:56:00Z"/>
        </w:rPr>
      </w:pPr>
      <w:ins w:id="468" w:author="Narendar Reddy" w:date="2020-04-22T16:56:00Z">
        <w:r>
          <w:t>View Position hierarchy.</w:t>
        </w:r>
      </w:ins>
    </w:p>
    <w:p w14:paraId="446DDEC3" w14:textId="77777777" w:rsidR="00A54E18" w:rsidRDefault="00A54E18" w:rsidP="00A54E18">
      <w:pPr>
        <w:pStyle w:val="ListParagraph"/>
        <w:numPr>
          <w:ilvl w:val="0"/>
          <w:numId w:val="17"/>
        </w:numPr>
        <w:spacing w:line="256" w:lineRule="auto"/>
        <w:rPr>
          <w:ins w:id="469" w:author="Narendar Reddy" w:date="2020-04-22T16:56:00Z"/>
        </w:rPr>
      </w:pPr>
      <w:ins w:id="470" w:author="Narendar Reddy" w:date="2020-04-22T16:56:00Z">
        <w:r>
          <w:t>Grid printing and exporting.</w:t>
        </w:r>
      </w:ins>
    </w:p>
    <w:p w14:paraId="4607C245" w14:textId="45872A1D" w:rsidR="00A54E18" w:rsidRDefault="00A54E18" w:rsidP="00A54E18">
      <w:pPr>
        <w:rPr>
          <w:ins w:id="471" w:author="Narendar Reddy" w:date="2020-04-22T16:56:00Z"/>
        </w:rPr>
      </w:pPr>
      <w:ins w:id="472" w:author="Narendar Reddy" w:date="2020-04-22T16:56:00Z">
        <w:r>
          <w:rPr>
            <w:noProof/>
            <w:lang w:bidi="ar-SA"/>
          </w:rPr>
          <w:lastRenderedPageBreak/>
          <w:drawing>
            <wp:inline distT="0" distB="0" distL="0" distR="0" wp14:anchorId="7E7A411C" wp14:editId="751BC5FB">
              <wp:extent cx="5947410" cy="3578225"/>
              <wp:effectExtent l="19050" t="1905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l="9964" t="4395" r="9920" b="9834"/>
                      <a:stretch>
                        <a:fillRect/>
                      </a:stretch>
                    </pic:blipFill>
                    <pic:spPr bwMode="auto">
                      <a:xfrm>
                        <a:off x="0" y="0"/>
                        <a:ext cx="5947410" cy="3578225"/>
                      </a:xfrm>
                      <a:prstGeom prst="rect">
                        <a:avLst/>
                      </a:prstGeom>
                      <a:noFill/>
                      <a:ln w="9525" cmpd="sng">
                        <a:solidFill>
                          <a:srgbClr val="000000"/>
                        </a:solidFill>
                        <a:miter lim="800000"/>
                        <a:headEnd/>
                        <a:tailEnd/>
                      </a:ln>
                      <a:effectLst/>
                    </pic:spPr>
                  </pic:pic>
                </a:graphicData>
              </a:graphic>
            </wp:inline>
          </w:drawing>
        </w:r>
      </w:ins>
    </w:p>
    <w:p w14:paraId="5CDE84C9" w14:textId="4D31FF34" w:rsidR="00626E7A" w:rsidRPr="00626E7A" w:rsidDel="00290A49" w:rsidRDefault="00626E7A" w:rsidP="00626E7A">
      <w:pPr>
        <w:rPr>
          <w:del w:id="473" w:author="Narendar Reddy" w:date="2020-04-22T16:56:00Z"/>
          <w:rPrChange w:id="474" w:author="Narendar Reddy" w:date="2020-04-22T16:41:00Z">
            <w:rPr>
              <w:del w:id="475" w:author="Narendar Reddy" w:date="2020-04-22T16:56:00Z"/>
              <w:rStyle w:val="Heading2Char"/>
            </w:rPr>
          </w:rPrChange>
        </w:rPr>
        <w:pPrChange w:id="476" w:author="Narendar Reddy" w:date="2020-04-22T16:41:00Z">
          <w:pPr>
            <w:pStyle w:val="Heading2"/>
            <w:numPr>
              <w:numId w:val="2"/>
            </w:numPr>
          </w:pPr>
        </w:pPrChange>
      </w:pPr>
      <w:bookmarkStart w:id="477" w:name="_Toc38467083"/>
      <w:bookmarkEnd w:id="477"/>
    </w:p>
    <w:p w14:paraId="26AA2782" w14:textId="77777777" w:rsidR="00704F22" w:rsidRDefault="00E65890" w:rsidP="00B1150C">
      <w:pPr>
        <w:pStyle w:val="Heading1"/>
      </w:pPr>
      <w:bookmarkStart w:id="478" w:name="_Toc38467084"/>
      <w:r>
        <w:t>Meta</w:t>
      </w:r>
      <w:r w:rsidR="001D32F0">
        <w:t xml:space="preserve"> data</w:t>
      </w:r>
      <w:bookmarkEnd w:id="478"/>
    </w:p>
    <w:p w14:paraId="68BA6E9B" w14:textId="77777777" w:rsidR="0068214A" w:rsidRDefault="0068214A" w:rsidP="0068214A">
      <w:pPr>
        <w:pStyle w:val="Heading2"/>
      </w:pPr>
      <w:bookmarkStart w:id="479" w:name="_Toc38467085"/>
      <w:r>
        <w:t>Organization</w:t>
      </w:r>
      <w:bookmarkEnd w:id="479"/>
    </w:p>
    <w:p w14:paraId="53321BFB" w14:textId="77777777" w:rsidR="0068214A" w:rsidRDefault="0068214A" w:rsidP="0068214A">
      <w:pPr>
        <w:pStyle w:val="Heading3"/>
      </w:pPr>
      <w:bookmarkStart w:id="480" w:name="_Toc38467086"/>
      <w:r>
        <w:t>Organization Meta Data</w:t>
      </w:r>
      <w:bookmarkEnd w:id="480"/>
    </w:p>
    <w:p w14:paraId="446846B2" w14:textId="77777777" w:rsidR="003E2DAE" w:rsidRDefault="00643747" w:rsidP="00643747">
      <w:r>
        <w:t>Organization meta data describes about company and its details like</w:t>
      </w:r>
      <w:r w:rsidR="003E2DAE">
        <w:t xml:space="preserve"> address, contact numbers, Fax Numbers and the bank account related information. </w:t>
      </w:r>
      <w:r w:rsidR="007E2B0D">
        <w:t>We can use this module for saving new organization and editing existing organization.</w:t>
      </w:r>
    </w:p>
    <w:p w14:paraId="6F6D04AF" w14:textId="77777777" w:rsidR="003E2DAE" w:rsidRPr="00643747" w:rsidRDefault="003E2DAE" w:rsidP="003E2DAE">
      <w:pPr>
        <w:jc w:val="center"/>
      </w:pPr>
      <w:r w:rsidRPr="003E2DAE">
        <w:rPr>
          <w:noProof/>
          <w:lang w:bidi="ar-SA"/>
        </w:rPr>
        <w:drawing>
          <wp:inline distT="0" distB="0" distL="0" distR="0" wp14:anchorId="22D63A0E" wp14:editId="0F7DF62B">
            <wp:extent cx="2760030" cy="2530617"/>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8291" cy="2565698"/>
                    </a:xfrm>
                    <a:prstGeom prst="rect">
                      <a:avLst/>
                    </a:prstGeom>
                    <a:ln>
                      <a:solidFill>
                        <a:schemeClr val="tx1"/>
                      </a:solidFill>
                    </a:ln>
                  </pic:spPr>
                </pic:pic>
              </a:graphicData>
            </a:graphic>
          </wp:inline>
        </w:drawing>
      </w:r>
    </w:p>
    <w:p w14:paraId="4459AE9A" w14:textId="77777777" w:rsidR="0068214A" w:rsidRDefault="0068214A" w:rsidP="0068214A">
      <w:pPr>
        <w:pStyle w:val="Heading3"/>
      </w:pPr>
      <w:bookmarkStart w:id="481" w:name="_Toc38467087"/>
      <w:r>
        <w:lastRenderedPageBreak/>
        <w:t xml:space="preserve">Organization </w:t>
      </w:r>
      <w:r w:rsidR="00E92726">
        <w:t>Contact</w:t>
      </w:r>
      <w:bookmarkEnd w:id="481"/>
    </w:p>
    <w:p w14:paraId="3F8C1BB1" w14:textId="77777777" w:rsidR="00E92726" w:rsidRDefault="00E92726" w:rsidP="00E92726">
      <w:r>
        <w:t>This section will have the info about the Organization’s point of contacts. We can also identify a contact and save it as default contact.</w:t>
      </w:r>
      <w:r w:rsidR="007E2B0D">
        <w:t xml:space="preserve"> We can add new contacts and edit existing contacts.</w:t>
      </w:r>
    </w:p>
    <w:p w14:paraId="7D0F35A8" w14:textId="77777777" w:rsidR="00E92726" w:rsidRPr="00E92726" w:rsidRDefault="00943FCF" w:rsidP="00E92726">
      <w:pPr>
        <w:jc w:val="center"/>
      </w:pPr>
      <w:r w:rsidRPr="00943FCF">
        <w:rPr>
          <w:noProof/>
          <w:lang w:bidi="ar-SA"/>
        </w:rPr>
        <w:drawing>
          <wp:inline distT="0" distB="0" distL="0" distR="0" wp14:anchorId="6E59833F" wp14:editId="7B0CE77E">
            <wp:extent cx="3943020" cy="1246027"/>
            <wp:effectExtent l="19050" t="19050" r="1968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7765" cy="1260167"/>
                    </a:xfrm>
                    <a:prstGeom prst="rect">
                      <a:avLst/>
                    </a:prstGeom>
                    <a:ln>
                      <a:solidFill>
                        <a:schemeClr val="tx1"/>
                      </a:solidFill>
                    </a:ln>
                  </pic:spPr>
                </pic:pic>
              </a:graphicData>
            </a:graphic>
          </wp:inline>
        </w:drawing>
      </w:r>
    </w:p>
    <w:p w14:paraId="4B8A5E80" w14:textId="77777777" w:rsidR="001D32F0" w:rsidRDefault="00D97552" w:rsidP="001D32F0">
      <w:pPr>
        <w:pStyle w:val="Heading2"/>
      </w:pPr>
      <w:bookmarkStart w:id="482" w:name="_Toc38467088"/>
      <w:r>
        <w:t>Customer</w:t>
      </w:r>
      <w:bookmarkEnd w:id="482"/>
    </w:p>
    <w:p w14:paraId="165820B4" w14:textId="77777777" w:rsidR="00031285" w:rsidRDefault="00D97552" w:rsidP="00031285">
      <w:pPr>
        <w:pStyle w:val="Heading3"/>
      </w:pPr>
      <w:bookmarkStart w:id="483" w:name="_Toc38467089"/>
      <w:r>
        <w:t>Customer</w:t>
      </w:r>
      <w:r w:rsidR="00022D75">
        <w:t xml:space="preserve"> Meta </w:t>
      </w:r>
      <w:r w:rsidR="0068214A">
        <w:t>D</w:t>
      </w:r>
      <w:r w:rsidR="00022D75">
        <w:t>ata</w:t>
      </w:r>
      <w:bookmarkEnd w:id="483"/>
    </w:p>
    <w:p w14:paraId="4DEB68D0" w14:textId="77777777" w:rsidR="00B54495" w:rsidRDefault="00B54495" w:rsidP="00B54495">
      <w:r>
        <w:t xml:space="preserve">This section will have information of organization’s </w:t>
      </w:r>
      <w:r w:rsidR="007E2B0D">
        <w:t>C</w:t>
      </w:r>
      <w:r>
        <w:t>ustomer</w:t>
      </w:r>
      <w:r w:rsidR="007E2B0D">
        <w:t>/ Customer’s Organization</w:t>
      </w:r>
      <w:r>
        <w:t xml:space="preserve"> information</w:t>
      </w:r>
      <w:r w:rsidR="007E2B0D">
        <w:t xml:space="preserve"> like   Name, Short Name, Address, Contact Numbers and Fax Numbers. It will also have</w:t>
      </w:r>
      <w:r w:rsidR="00F5188E">
        <w:t xml:space="preserve"> the bank account information. Using this </w:t>
      </w:r>
      <w:r w:rsidR="005833F8">
        <w:t>module,</w:t>
      </w:r>
      <w:r w:rsidR="00F5188E">
        <w:t xml:space="preserve"> we can add new customers and edit existing </w:t>
      </w:r>
      <w:r w:rsidR="00F467FC">
        <w:t>customer’</w:t>
      </w:r>
      <w:r w:rsidR="00002ECC">
        <w:t>s information.</w:t>
      </w:r>
    </w:p>
    <w:p w14:paraId="5B20E215" w14:textId="77777777" w:rsidR="009926F6" w:rsidRDefault="009926F6" w:rsidP="009926F6">
      <w:pPr>
        <w:jc w:val="center"/>
      </w:pPr>
      <w:r w:rsidRPr="009926F6">
        <w:rPr>
          <w:noProof/>
          <w:lang w:bidi="ar-SA"/>
        </w:rPr>
        <w:drawing>
          <wp:inline distT="0" distB="0" distL="0" distR="0" wp14:anchorId="3919C449" wp14:editId="2C8BF392">
            <wp:extent cx="3520176" cy="3646917"/>
            <wp:effectExtent l="19050" t="19050" r="2349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2017" cy="3659185"/>
                    </a:xfrm>
                    <a:prstGeom prst="rect">
                      <a:avLst/>
                    </a:prstGeom>
                    <a:ln>
                      <a:solidFill>
                        <a:schemeClr val="tx1"/>
                      </a:solidFill>
                    </a:ln>
                  </pic:spPr>
                </pic:pic>
              </a:graphicData>
            </a:graphic>
          </wp:inline>
        </w:drawing>
      </w:r>
    </w:p>
    <w:p w14:paraId="178E1666" w14:textId="77777777" w:rsidR="00022D75" w:rsidRDefault="00022D75" w:rsidP="00022D75">
      <w:pPr>
        <w:pStyle w:val="Heading3"/>
      </w:pPr>
      <w:bookmarkStart w:id="484" w:name="_Toc38467090"/>
      <w:r>
        <w:t>Customer Con</w:t>
      </w:r>
      <w:r w:rsidR="0068214A">
        <w:t>tacts</w:t>
      </w:r>
      <w:r w:rsidR="008B4B81">
        <w:t>&amp; Addresses</w:t>
      </w:r>
      <w:bookmarkEnd w:id="484"/>
    </w:p>
    <w:p w14:paraId="40FE0791" w14:textId="77777777" w:rsidR="00137DF7" w:rsidRDefault="00137DF7" w:rsidP="00BD3F14">
      <w:r>
        <w:t>This section will have point of contacts of Customer or Customer’s organization. User can add multiple contacts to each customer and each customer will have a default contact from one of them.</w:t>
      </w:r>
    </w:p>
    <w:p w14:paraId="6C752E93" w14:textId="77777777" w:rsidR="008B4B81" w:rsidRDefault="008B4B81" w:rsidP="00BD3F14">
      <w:r>
        <w:t xml:space="preserve">This section will </w:t>
      </w:r>
      <w:r w:rsidR="00CA5A51">
        <w:t xml:space="preserve">also </w:t>
      </w:r>
      <w:r>
        <w:t>have the Addresses of multiple braches or offices of a customer or its organization.  User can also set default address and the same will get picked when user sending proposals to customer.</w:t>
      </w:r>
    </w:p>
    <w:p w14:paraId="6688A2A1" w14:textId="77777777" w:rsidR="00325BE3" w:rsidRDefault="00137DF7" w:rsidP="00325BE3">
      <w:pPr>
        <w:jc w:val="center"/>
      </w:pPr>
      <w:r w:rsidRPr="00137DF7">
        <w:rPr>
          <w:noProof/>
          <w:lang w:bidi="ar-SA"/>
        </w:rPr>
        <w:lastRenderedPageBreak/>
        <w:drawing>
          <wp:inline distT="0" distB="0" distL="0" distR="0" wp14:anchorId="100BF3B8" wp14:editId="35919EDB">
            <wp:extent cx="4730567" cy="1097744"/>
            <wp:effectExtent l="19050" t="19050" r="1333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5392" cy="1110466"/>
                    </a:xfrm>
                    <a:prstGeom prst="rect">
                      <a:avLst/>
                    </a:prstGeom>
                    <a:ln>
                      <a:solidFill>
                        <a:schemeClr val="tx1"/>
                      </a:solidFill>
                    </a:ln>
                  </pic:spPr>
                </pic:pic>
              </a:graphicData>
            </a:graphic>
          </wp:inline>
        </w:drawing>
      </w:r>
    </w:p>
    <w:p w14:paraId="22D3E39D" w14:textId="77777777" w:rsidR="00AF5EAE" w:rsidRPr="00BD3F14" w:rsidRDefault="00AF5EAE" w:rsidP="00266566">
      <w:pPr>
        <w:jc w:val="center"/>
      </w:pPr>
      <w:r w:rsidRPr="00AB49D6">
        <w:rPr>
          <w:noProof/>
          <w:lang w:bidi="ar-SA"/>
        </w:rPr>
        <w:drawing>
          <wp:inline distT="0" distB="0" distL="0" distR="0" wp14:anchorId="2E87F633" wp14:editId="30FCD6AC">
            <wp:extent cx="4746423" cy="1088390"/>
            <wp:effectExtent l="19050" t="19050" r="1651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4741" cy="1113228"/>
                    </a:xfrm>
                    <a:prstGeom prst="rect">
                      <a:avLst/>
                    </a:prstGeom>
                    <a:ln>
                      <a:solidFill>
                        <a:schemeClr val="tx1"/>
                      </a:solidFill>
                    </a:ln>
                  </pic:spPr>
                </pic:pic>
              </a:graphicData>
            </a:graphic>
          </wp:inline>
        </w:drawing>
      </w:r>
    </w:p>
    <w:p w14:paraId="35CFD1CE" w14:textId="77777777" w:rsidR="00AB49D6" w:rsidRPr="00325BE3" w:rsidRDefault="00AB49D6" w:rsidP="00AB49D6">
      <w:pPr>
        <w:jc w:val="center"/>
      </w:pPr>
    </w:p>
    <w:p w14:paraId="00B0A887" w14:textId="77777777" w:rsidR="0068214A" w:rsidRDefault="0068214A" w:rsidP="0068214A">
      <w:pPr>
        <w:pStyle w:val="Heading2"/>
      </w:pPr>
      <w:bookmarkStart w:id="485" w:name="_Toc38467091"/>
      <w:r>
        <w:t>Supplier</w:t>
      </w:r>
      <w:bookmarkEnd w:id="485"/>
    </w:p>
    <w:p w14:paraId="143DEA9C" w14:textId="77777777" w:rsidR="0068214A" w:rsidRDefault="0068214A" w:rsidP="0068214A">
      <w:pPr>
        <w:pStyle w:val="Heading3"/>
      </w:pPr>
      <w:bookmarkStart w:id="486" w:name="_Toc38467092"/>
      <w:r>
        <w:t>Supplier Meta Data</w:t>
      </w:r>
      <w:bookmarkEnd w:id="486"/>
    </w:p>
    <w:p w14:paraId="265E128E" w14:textId="77777777" w:rsidR="001D6EA0" w:rsidRDefault="00156009" w:rsidP="007B0567">
      <w:r>
        <w:t>This section will have the information about the suppliers related to organization like Name, Short name, contact numbers</w:t>
      </w:r>
      <w:r w:rsidR="001D6EA0">
        <w:t>,</w:t>
      </w:r>
      <w:r>
        <w:t xml:space="preserve"> Fax Numbers</w:t>
      </w:r>
      <w:r w:rsidR="001D6EA0">
        <w:t xml:space="preserve"> and etc… It will also have commentary field to write description of supplier and another filed for a payment conditions. User can add new suppliers and edit existing suppliers.</w:t>
      </w:r>
    </w:p>
    <w:p w14:paraId="01FA9331" w14:textId="77777777" w:rsidR="001D6EA0" w:rsidRPr="007B0567" w:rsidRDefault="001D6EA0" w:rsidP="001D6EA0">
      <w:pPr>
        <w:jc w:val="center"/>
      </w:pPr>
      <w:r w:rsidRPr="001D6EA0">
        <w:rPr>
          <w:noProof/>
          <w:lang w:bidi="ar-SA"/>
        </w:rPr>
        <w:drawing>
          <wp:inline distT="0" distB="0" distL="0" distR="0" wp14:anchorId="6EC45DA6" wp14:editId="7E4988FC">
            <wp:extent cx="2542350" cy="3200832"/>
            <wp:effectExtent l="19050" t="19050" r="107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2350" cy="3200832"/>
                    </a:xfrm>
                    <a:prstGeom prst="rect">
                      <a:avLst/>
                    </a:prstGeom>
                    <a:ln>
                      <a:solidFill>
                        <a:schemeClr val="tx1"/>
                      </a:solidFill>
                    </a:ln>
                  </pic:spPr>
                </pic:pic>
              </a:graphicData>
            </a:graphic>
          </wp:inline>
        </w:drawing>
      </w:r>
    </w:p>
    <w:p w14:paraId="04ED601C" w14:textId="77777777" w:rsidR="0068214A" w:rsidRDefault="0068214A" w:rsidP="0068214A">
      <w:pPr>
        <w:pStyle w:val="Heading3"/>
      </w:pPr>
      <w:bookmarkStart w:id="487" w:name="_Toc38467093"/>
      <w:r>
        <w:t>Supplier Contacts</w:t>
      </w:r>
      <w:r w:rsidR="00840791">
        <w:t>&amp; Addresses</w:t>
      </w:r>
      <w:bookmarkEnd w:id="487"/>
    </w:p>
    <w:p w14:paraId="218CCED5" w14:textId="77777777" w:rsidR="00EE4349" w:rsidRDefault="00380D3B" w:rsidP="00380D3B">
      <w:r>
        <w:t xml:space="preserve">This section will have the information about supplier’s </w:t>
      </w:r>
      <w:r w:rsidR="006164A1">
        <w:t xml:space="preserve">multiple </w:t>
      </w:r>
      <w:r>
        <w:t>point of contacts and addresses</w:t>
      </w:r>
      <w:r w:rsidR="00822B75">
        <w:t>. User can add new contact</w:t>
      </w:r>
      <w:r w:rsidR="00EE4349">
        <w:t xml:space="preserve"> or address and edit existing contacts and addresses.</w:t>
      </w:r>
      <w:r w:rsidR="00DA2DB4">
        <w:t xml:space="preserve"> There is option to make a contact or address as default so that we can use them in price enquiries</w:t>
      </w:r>
      <w:r w:rsidR="00C97CD1">
        <w:t>.</w:t>
      </w:r>
    </w:p>
    <w:p w14:paraId="31E77A21" w14:textId="77777777" w:rsidR="00D22E50" w:rsidRDefault="00D22E50" w:rsidP="00D22E50">
      <w:pPr>
        <w:jc w:val="center"/>
      </w:pPr>
      <w:r w:rsidRPr="00D22E50">
        <w:rPr>
          <w:noProof/>
          <w:lang w:bidi="ar-SA"/>
        </w:rPr>
        <w:lastRenderedPageBreak/>
        <w:drawing>
          <wp:inline distT="0" distB="0" distL="0" distR="0" wp14:anchorId="66192A19" wp14:editId="6E70F957">
            <wp:extent cx="4307723" cy="2506395"/>
            <wp:effectExtent l="19050" t="19050" r="1714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5337" cy="2516644"/>
                    </a:xfrm>
                    <a:prstGeom prst="rect">
                      <a:avLst/>
                    </a:prstGeom>
                    <a:ln>
                      <a:solidFill>
                        <a:schemeClr val="tx1"/>
                      </a:solidFill>
                    </a:ln>
                  </pic:spPr>
                </pic:pic>
              </a:graphicData>
            </a:graphic>
          </wp:inline>
        </w:drawing>
      </w:r>
    </w:p>
    <w:p w14:paraId="18451224" w14:textId="77777777" w:rsidR="00DC53C0" w:rsidRPr="00380D3B" w:rsidRDefault="00DC53C0" w:rsidP="00644D04"/>
    <w:p w14:paraId="2CD5B3DD" w14:textId="77777777" w:rsidR="0068214A" w:rsidRDefault="0068214A" w:rsidP="0068214A">
      <w:pPr>
        <w:pStyle w:val="Heading3"/>
      </w:pPr>
      <w:bookmarkStart w:id="488" w:name="_Toc38467094"/>
      <w:r>
        <w:t>Supplier Articles</w:t>
      </w:r>
      <w:bookmarkEnd w:id="488"/>
    </w:p>
    <w:p w14:paraId="1D61F563" w14:textId="1D543A7D" w:rsidR="007A665B" w:rsidRDefault="003217D1" w:rsidP="003217D1">
      <w:r>
        <w:t xml:space="preserve">In this section user can map the articles available in article meta </w:t>
      </w:r>
      <w:r w:rsidR="00600BB1">
        <w:t xml:space="preserve">data and </w:t>
      </w:r>
      <w:r>
        <w:t>project or position specific articles</w:t>
      </w:r>
      <w:ins w:id="489" w:author="Narendar Reddy" w:date="2020-04-22T16:21:00Z">
        <w:r w:rsidR="00140D25">
          <w:t xml:space="preserve"> to suppliers</w:t>
        </w:r>
      </w:ins>
      <w:r>
        <w:t>. Using</w:t>
      </w:r>
      <w:r w:rsidR="0039554D">
        <w:t xml:space="preserve"> this mapping user will select the positions</w:t>
      </w:r>
      <w:ins w:id="490" w:author="Narendar Reddy" w:date="2020-04-22T16:20:00Z">
        <w:r w:rsidR="00160491">
          <w:t xml:space="preserve"> </w:t>
        </w:r>
      </w:ins>
      <w:r w:rsidR="002F73E2">
        <w:t xml:space="preserve">and </w:t>
      </w:r>
      <w:r w:rsidR="008F7B35">
        <w:t>sends the price enquiry to suppliers.</w:t>
      </w:r>
    </w:p>
    <w:p w14:paraId="520F911C" w14:textId="77777777" w:rsidR="005B15C0" w:rsidRPr="003217D1" w:rsidRDefault="00B552D7" w:rsidP="00365DEC">
      <w:pPr>
        <w:jc w:val="center"/>
      </w:pPr>
      <w:r w:rsidRPr="00B552D7">
        <w:rPr>
          <w:noProof/>
          <w:lang w:bidi="ar-SA"/>
        </w:rPr>
        <w:drawing>
          <wp:inline distT="0" distB="0" distL="0" distR="0" wp14:anchorId="7F1A6CE5" wp14:editId="33D09BC8">
            <wp:extent cx="4365864" cy="750033"/>
            <wp:effectExtent l="19050" t="19050" r="1587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3515" cy="771963"/>
                    </a:xfrm>
                    <a:prstGeom prst="rect">
                      <a:avLst/>
                    </a:prstGeom>
                    <a:ln>
                      <a:solidFill>
                        <a:schemeClr val="tx1"/>
                      </a:solidFill>
                    </a:ln>
                  </pic:spPr>
                </pic:pic>
              </a:graphicData>
            </a:graphic>
          </wp:inline>
        </w:drawing>
      </w:r>
    </w:p>
    <w:p w14:paraId="3A3EB737" w14:textId="77777777" w:rsidR="0068214A" w:rsidRDefault="0068214A" w:rsidP="0068214A">
      <w:pPr>
        <w:pStyle w:val="Heading2"/>
      </w:pPr>
      <w:bookmarkStart w:id="491" w:name="_Toc38467095"/>
      <w:r>
        <w:t>Article Master</w:t>
      </w:r>
      <w:bookmarkEnd w:id="491"/>
    </w:p>
    <w:p w14:paraId="13077CDE" w14:textId="77777777" w:rsidR="0068214A" w:rsidRDefault="0068214A" w:rsidP="0068214A">
      <w:pPr>
        <w:pStyle w:val="Heading3"/>
      </w:pPr>
      <w:bookmarkStart w:id="492" w:name="_Toc38467096"/>
      <w:r>
        <w:t>Article Meta Data</w:t>
      </w:r>
      <w:bookmarkEnd w:id="492"/>
    </w:p>
    <w:p w14:paraId="214E19DB" w14:textId="77777777" w:rsidR="008849EA" w:rsidRDefault="008849EA" w:rsidP="008849EA">
      <w:r>
        <w:t>In this section, we will have global article’s meta data</w:t>
      </w:r>
      <w:r w:rsidR="00FD2C2B">
        <w:t>. Below are the details:</w:t>
      </w:r>
    </w:p>
    <w:p w14:paraId="4C42ABCB" w14:textId="024302DE" w:rsidR="00536621" w:rsidRDefault="00FD2C2B" w:rsidP="00A52E7B">
      <w:pPr>
        <w:pStyle w:val="ListParagraph"/>
        <w:numPr>
          <w:ilvl w:val="0"/>
          <w:numId w:val="3"/>
        </w:numPr>
      </w:pPr>
      <w:commentRangeStart w:id="493"/>
      <w:commentRangeStart w:id="494"/>
      <w:r>
        <w:t>WG</w:t>
      </w:r>
      <w:ins w:id="495" w:author="Narendar Reddy" w:date="2020-04-22T16:22:00Z">
        <w:r w:rsidR="00F73173">
          <w:t xml:space="preserve"> </w:t>
        </w:r>
      </w:ins>
      <w:ins w:id="496" w:author="Narendar Reddy" w:date="2020-04-22T16:21:00Z">
        <w:r w:rsidR="00F73173">
          <w:t>(</w:t>
        </w:r>
      </w:ins>
      <w:ins w:id="497" w:author="Narendar Reddy" w:date="2020-04-22T16:22:00Z">
        <w:r w:rsidR="00A05EC1">
          <w:t>G</w:t>
        </w:r>
        <w:r w:rsidR="00F73173">
          <w:t>roup</w:t>
        </w:r>
      </w:ins>
      <w:ins w:id="498" w:author="Narendar Reddy" w:date="2020-04-22T16:21:00Z">
        <w:r w:rsidR="00F73173">
          <w:t xml:space="preserve">) </w:t>
        </w:r>
      </w:ins>
      <w:r>
        <w:t>, WA</w:t>
      </w:r>
      <w:ins w:id="499" w:author="Narendar Reddy" w:date="2020-04-22T16:22:00Z">
        <w:r w:rsidR="001726C2">
          <w:t>(Variant)</w:t>
        </w:r>
      </w:ins>
      <w:r>
        <w:t xml:space="preserve"> and WI are the article numbers.</w:t>
      </w:r>
      <w:commentRangeEnd w:id="493"/>
      <w:r w:rsidR="00E56686">
        <w:rPr>
          <w:rStyle w:val="CommentReference"/>
        </w:rPr>
        <w:commentReference w:id="493"/>
      </w:r>
      <w:commentRangeEnd w:id="494"/>
      <w:r w:rsidR="007446D4">
        <w:rPr>
          <w:rStyle w:val="CommentReference"/>
        </w:rPr>
        <w:commentReference w:id="494"/>
      </w:r>
    </w:p>
    <w:p w14:paraId="34C55E4B" w14:textId="77777777" w:rsidR="00056A0A" w:rsidRDefault="00056A0A" w:rsidP="00A52E7B">
      <w:pPr>
        <w:pStyle w:val="ListParagraph"/>
        <w:numPr>
          <w:ilvl w:val="0"/>
          <w:numId w:val="3"/>
        </w:numPr>
      </w:pPr>
      <w:r>
        <w:t>Fabricate, Massenheit, Mengenheit, DataNorm Number, Dimension, text-KZ and description are the properties.</w:t>
      </w:r>
    </w:p>
    <w:p w14:paraId="12BF2B08" w14:textId="77777777" w:rsidR="00693BFB" w:rsidRDefault="00934173" w:rsidP="00693BFB">
      <w:r>
        <w:t xml:space="preserve">Here </w:t>
      </w:r>
      <w:r w:rsidR="00415FD6">
        <w:t xml:space="preserve">is </w:t>
      </w:r>
      <w:r>
        <w:t>the articles</w:t>
      </w:r>
      <w:r w:rsidR="0060795E">
        <w:t>re</w:t>
      </w:r>
      <w:r w:rsidR="00EA3A5D">
        <w:t>presentation</w:t>
      </w:r>
      <w:r>
        <w:t>:</w:t>
      </w:r>
    </w:p>
    <w:p w14:paraId="4AE285D5" w14:textId="77777777" w:rsidR="00E64B75" w:rsidRDefault="00E64B75" w:rsidP="00A16AA8">
      <w:pPr>
        <w:jc w:val="center"/>
      </w:pPr>
      <w:r w:rsidRPr="00E64B75">
        <w:rPr>
          <w:noProof/>
          <w:lang w:bidi="ar-SA"/>
        </w:rPr>
        <w:drawing>
          <wp:inline distT="0" distB="0" distL="0" distR="0" wp14:anchorId="64F5149B" wp14:editId="29246D0E">
            <wp:extent cx="2327112" cy="1638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4258" cy="1664674"/>
                    </a:xfrm>
                    <a:prstGeom prst="rect">
                      <a:avLst/>
                    </a:prstGeom>
                  </pic:spPr>
                </pic:pic>
              </a:graphicData>
            </a:graphic>
          </wp:inline>
        </w:drawing>
      </w:r>
    </w:p>
    <w:p w14:paraId="6F35117F" w14:textId="77777777" w:rsidR="0082764A" w:rsidRDefault="0082764A" w:rsidP="0082764A">
      <w:r>
        <w:lastRenderedPageBreak/>
        <w:t>We can also see the Typ and Rabatt mapping with article in the same screen. We will discuss about Typ and Rabatt in coming sections.</w:t>
      </w:r>
    </w:p>
    <w:p w14:paraId="61ED1C29" w14:textId="77777777" w:rsidR="006B0E31" w:rsidRDefault="006B0E31" w:rsidP="006B0E31">
      <w:pPr>
        <w:jc w:val="center"/>
      </w:pPr>
      <w:r w:rsidRPr="006B0E31">
        <w:rPr>
          <w:noProof/>
          <w:lang w:bidi="ar-SA"/>
        </w:rPr>
        <w:drawing>
          <wp:inline distT="0" distB="0" distL="0" distR="0" wp14:anchorId="75787764" wp14:editId="29893835">
            <wp:extent cx="4191441" cy="1111896"/>
            <wp:effectExtent l="19050" t="19050" r="1905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2932" cy="1117597"/>
                    </a:xfrm>
                    <a:prstGeom prst="rect">
                      <a:avLst/>
                    </a:prstGeom>
                    <a:ln>
                      <a:solidFill>
                        <a:schemeClr val="tx1"/>
                      </a:solidFill>
                    </a:ln>
                  </pic:spPr>
                </pic:pic>
              </a:graphicData>
            </a:graphic>
          </wp:inline>
        </w:drawing>
      </w:r>
    </w:p>
    <w:p w14:paraId="605E47CE" w14:textId="77777777" w:rsidR="009B541A" w:rsidRDefault="0068214A" w:rsidP="009B541A">
      <w:pPr>
        <w:pStyle w:val="Heading3"/>
      </w:pPr>
      <w:bookmarkStart w:id="500" w:name="_Toc38467097"/>
      <w:r>
        <w:t>Dimensions</w:t>
      </w:r>
      <w:bookmarkEnd w:id="500"/>
    </w:p>
    <w:p w14:paraId="1BF58DCB" w14:textId="77777777" w:rsidR="00FF5B27" w:rsidRDefault="00CE2F25" w:rsidP="00CE2F25">
      <w:r>
        <w:t xml:space="preserve">Each article will have its own set of multiple dimensions with list price and minutes. List price is the material price and we can calculate montage price with minutes along with hourly rate which is mentioned in the project meta data. Hourly rate </w:t>
      </w:r>
      <w:r w:rsidR="002E0F9F">
        <w:t>will be different for each project.  There is also an option for saving the dimensions with different validity dates because there may be price changes year to year.</w:t>
      </w:r>
    </w:p>
    <w:p w14:paraId="364D6410" w14:textId="77777777" w:rsidR="009002B9" w:rsidRDefault="009002B9" w:rsidP="00CB2874">
      <w:pPr>
        <w:jc w:val="center"/>
      </w:pPr>
      <w:r w:rsidRPr="009002B9">
        <w:rPr>
          <w:noProof/>
          <w:lang w:bidi="ar-SA"/>
        </w:rPr>
        <w:drawing>
          <wp:inline distT="0" distB="0" distL="0" distR="0" wp14:anchorId="103E0CEB" wp14:editId="378247AC">
            <wp:extent cx="5943600" cy="1664335"/>
            <wp:effectExtent l="19050" t="19050" r="1905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4335"/>
                    </a:xfrm>
                    <a:prstGeom prst="rect">
                      <a:avLst/>
                    </a:prstGeom>
                    <a:ln>
                      <a:solidFill>
                        <a:schemeClr val="tx1"/>
                      </a:solidFill>
                    </a:ln>
                  </pic:spPr>
                </pic:pic>
              </a:graphicData>
            </a:graphic>
          </wp:inline>
        </w:drawing>
      </w:r>
    </w:p>
    <w:p w14:paraId="52047FF2" w14:textId="77777777" w:rsidR="0068214A" w:rsidRDefault="0068214A" w:rsidP="0068214A">
      <w:pPr>
        <w:pStyle w:val="Heading3"/>
      </w:pPr>
      <w:bookmarkStart w:id="501" w:name="_Toc38467098"/>
      <w:r>
        <w:t>Typ</w:t>
      </w:r>
      <w:bookmarkEnd w:id="501"/>
    </w:p>
    <w:p w14:paraId="11AD415B" w14:textId="77777777" w:rsidR="00B33D20" w:rsidRDefault="00B33D20" w:rsidP="00B33D20">
      <w:r>
        <w:t>Typ is combination of Article and Supplier. When user wanted to update an article along with a supplier to position, Typ will come into the picture.</w:t>
      </w:r>
      <w:r w:rsidR="007F63F4">
        <w:t xml:space="preserve"> Also user can assign Rabatt to Article using Typ.</w:t>
      </w:r>
    </w:p>
    <w:p w14:paraId="3EB0FCC0" w14:textId="77777777" w:rsidR="00236591" w:rsidRDefault="00333421" w:rsidP="00333421">
      <w:pPr>
        <w:jc w:val="center"/>
      </w:pPr>
      <w:r w:rsidRPr="00333421">
        <w:rPr>
          <w:noProof/>
          <w:lang w:bidi="ar-SA"/>
        </w:rPr>
        <w:drawing>
          <wp:inline distT="0" distB="0" distL="0" distR="0" wp14:anchorId="1C046315" wp14:editId="6F59EF0C">
            <wp:extent cx="5943600" cy="21336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33600"/>
                    </a:xfrm>
                    <a:prstGeom prst="rect">
                      <a:avLst/>
                    </a:prstGeom>
                    <a:ln>
                      <a:solidFill>
                        <a:schemeClr val="tx1"/>
                      </a:solidFill>
                    </a:ln>
                  </pic:spPr>
                </pic:pic>
              </a:graphicData>
            </a:graphic>
          </wp:inline>
        </w:drawing>
      </w:r>
    </w:p>
    <w:p w14:paraId="26DD3089" w14:textId="77777777" w:rsidR="0068214A" w:rsidRDefault="0068214A" w:rsidP="00961672">
      <w:pPr>
        <w:pStyle w:val="Heading3"/>
      </w:pPr>
      <w:bookmarkStart w:id="502" w:name="_Toc38467099"/>
      <w:r>
        <w:lastRenderedPageBreak/>
        <w:t>Rabatt</w:t>
      </w:r>
      <w:bookmarkEnd w:id="502"/>
    </w:p>
    <w:p w14:paraId="0E9BC8FF" w14:textId="03A072C9" w:rsidR="00310ED6" w:rsidRDefault="00400EDC" w:rsidP="00400EDC">
      <w:r>
        <w:t>Rabatt is a combination of</w:t>
      </w:r>
      <w:r w:rsidR="00DA101E">
        <w:t xml:space="preserve"> Multi on material and montage prices. Rabatt will also have the validity date based price changes Month to Month</w:t>
      </w:r>
      <w:r w:rsidR="00310ED6">
        <w:t xml:space="preserve">.  This will get mapped with article, when user assigning an article to positon, based on its submission date Rabatt values will get assigned to position along with material </w:t>
      </w:r>
      <w:del w:id="503" w:author="Narendar Reddy" w:date="2020-04-22T16:30:00Z">
        <w:r w:rsidR="00310ED6" w:rsidDel="00E864DB">
          <w:delText xml:space="preserve">and montage </w:delText>
        </w:r>
      </w:del>
      <w:r w:rsidR="00310ED6">
        <w:t>prices.</w:t>
      </w:r>
    </w:p>
    <w:p w14:paraId="097A8E38" w14:textId="77777777" w:rsidR="00320720" w:rsidRPr="00400EDC" w:rsidRDefault="00653BCB" w:rsidP="00400EDC">
      <w:r w:rsidRPr="00653BCB">
        <w:rPr>
          <w:noProof/>
          <w:lang w:bidi="ar-SA"/>
        </w:rPr>
        <w:drawing>
          <wp:inline distT="0" distB="0" distL="0" distR="0" wp14:anchorId="68349811" wp14:editId="44BAB5FE">
            <wp:extent cx="5943600" cy="2254250"/>
            <wp:effectExtent l="19050" t="19050" r="1905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54250"/>
                    </a:xfrm>
                    <a:prstGeom prst="rect">
                      <a:avLst/>
                    </a:prstGeom>
                    <a:ln>
                      <a:solidFill>
                        <a:schemeClr val="tx1"/>
                      </a:solidFill>
                    </a:ln>
                  </pic:spPr>
                </pic:pic>
              </a:graphicData>
            </a:graphic>
          </wp:inline>
        </w:drawing>
      </w:r>
    </w:p>
    <w:p w14:paraId="3DAEBAEF" w14:textId="77777777" w:rsidR="00961672" w:rsidRDefault="00961672" w:rsidP="00961672">
      <w:pPr>
        <w:pStyle w:val="Heading3"/>
      </w:pPr>
      <w:bookmarkStart w:id="504" w:name="_Toc38467100"/>
      <w:r>
        <w:t>Accessories</w:t>
      </w:r>
      <w:bookmarkEnd w:id="504"/>
    </w:p>
    <w:p w14:paraId="73462C53" w14:textId="77777777" w:rsidR="00DC50CA" w:rsidRDefault="00310ED6" w:rsidP="00310ED6">
      <w:r>
        <w:t xml:space="preserve">This </w:t>
      </w:r>
      <w:r w:rsidR="00511A90">
        <w:t>is one</w:t>
      </w:r>
      <w:r>
        <w:t xml:space="preserve"> kind of mapping </w:t>
      </w:r>
      <w:r w:rsidR="002D2576">
        <w:t xml:space="preserve">multiple </w:t>
      </w:r>
      <w:r w:rsidR="00E1017D">
        <w:t xml:space="preserve">sub </w:t>
      </w:r>
      <w:r>
        <w:t>article</w:t>
      </w:r>
      <w:r w:rsidR="002D2576">
        <w:t>s</w:t>
      </w:r>
      <w:r>
        <w:t xml:space="preserve"> to </w:t>
      </w:r>
      <w:r w:rsidR="00E1017D">
        <w:t>base article</w:t>
      </w:r>
      <w:r w:rsidR="008B0E5B">
        <w:t>.</w:t>
      </w:r>
      <w:r w:rsidR="00E1017D">
        <w:t xml:space="preserve"> When user is assigning a base article to a base position, user need to enter dimensions and Quantity for sub articles. Then</w:t>
      </w:r>
      <w:r w:rsidR="006F44C9">
        <w:t xml:space="preserve"> all the accessory positions will get created to it base position these are called detail KZ positions.</w:t>
      </w:r>
    </w:p>
    <w:p w14:paraId="661F739F" w14:textId="77777777" w:rsidR="00EB6E2B" w:rsidRPr="00310ED6" w:rsidRDefault="00EB6E2B" w:rsidP="00310ED6">
      <w:r w:rsidRPr="00EB6E2B">
        <w:rPr>
          <w:noProof/>
          <w:lang w:bidi="ar-SA"/>
        </w:rPr>
        <w:drawing>
          <wp:inline distT="0" distB="0" distL="0" distR="0" wp14:anchorId="49E4A7BE" wp14:editId="6403EF06">
            <wp:extent cx="5943600" cy="3443605"/>
            <wp:effectExtent l="19050" t="19050" r="1905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3605"/>
                    </a:xfrm>
                    <a:prstGeom prst="rect">
                      <a:avLst/>
                    </a:prstGeom>
                    <a:ln>
                      <a:solidFill>
                        <a:schemeClr val="tx1"/>
                      </a:solidFill>
                    </a:ln>
                  </pic:spPr>
                </pic:pic>
              </a:graphicData>
            </a:graphic>
          </wp:inline>
        </w:drawing>
      </w:r>
    </w:p>
    <w:p w14:paraId="5FA3842F" w14:textId="77777777" w:rsidR="00B20D64" w:rsidRDefault="00B20D64" w:rsidP="00B20D64">
      <w:pPr>
        <w:pStyle w:val="Heading3"/>
      </w:pPr>
      <w:bookmarkStart w:id="505" w:name="_Toc38467101"/>
      <w:r>
        <w:lastRenderedPageBreak/>
        <w:t>Validity Date</w:t>
      </w:r>
      <w:bookmarkEnd w:id="505"/>
    </w:p>
    <w:p w14:paraId="1F12EEB8" w14:textId="77777777" w:rsidR="00DC50CA" w:rsidRDefault="00DC50CA" w:rsidP="00DC50CA">
      <w:r>
        <w:t>Validity date field has major role in entire</w:t>
      </w:r>
      <w:r w:rsidR="00190E3C">
        <w:t xml:space="preserve"> article master. Dimensions of an article will have multiple validity dates in the same way, Rabatt also will have multiple validity dates. Validity date will be compared with project submission date and material and Montage prices from dimensions and </w:t>
      </w:r>
      <w:r w:rsidR="00790893">
        <w:t>M</w:t>
      </w:r>
      <w:r w:rsidR="00190E3C">
        <w:t xml:space="preserve">ultis from Rabatt will get </w:t>
      </w:r>
      <w:r w:rsidR="003E1CD1">
        <w:t>populated.</w:t>
      </w:r>
    </w:p>
    <w:p w14:paraId="345CD50C" w14:textId="77777777" w:rsidR="00FF64CF" w:rsidRDefault="00FF64CF" w:rsidP="00A32731">
      <w:pPr>
        <w:jc w:val="center"/>
      </w:pPr>
      <w:r w:rsidRPr="00FF64CF">
        <w:rPr>
          <w:noProof/>
          <w:lang w:bidi="ar-SA"/>
        </w:rPr>
        <w:drawing>
          <wp:inline distT="0" distB="0" distL="0" distR="0" wp14:anchorId="05F5B291" wp14:editId="3DD0220B">
            <wp:extent cx="2772162" cy="314369"/>
            <wp:effectExtent l="19050" t="19050" r="952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2162" cy="314369"/>
                    </a:xfrm>
                    <a:prstGeom prst="rect">
                      <a:avLst/>
                    </a:prstGeom>
                    <a:ln>
                      <a:solidFill>
                        <a:schemeClr val="tx1"/>
                      </a:solidFill>
                    </a:ln>
                  </pic:spPr>
                </pic:pic>
              </a:graphicData>
            </a:graphic>
          </wp:inline>
        </w:drawing>
      </w:r>
    </w:p>
    <w:p w14:paraId="6865FCC8" w14:textId="77777777" w:rsidR="000715CF" w:rsidRPr="00DC50CA" w:rsidRDefault="0013274D" w:rsidP="00A32731">
      <w:pPr>
        <w:jc w:val="center"/>
      </w:pPr>
      <w:r w:rsidRPr="0013274D">
        <w:rPr>
          <w:noProof/>
          <w:lang w:bidi="ar-SA"/>
        </w:rPr>
        <w:drawing>
          <wp:inline distT="0" distB="0" distL="0" distR="0" wp14:anchorId="74B6D0C4" wp14:editId="2473E811">
            <wp:extent cx="4887007" cy="885949"/>
            <wp:effectExtent l="19050" t="19050" r="889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7007" cy="885949"/>
                    </a:xfrm>
                    <a:prstGeom prst="rect">
                      <a:avLst/>
                    </a:prstGeom>
                    <a:ln>
                      <a:solidFill>
                        <a:schemeClr val="tx1"/>
                      </a:solidFill>
                    </a:ln>
                  </pic:spPr>
                </pic:pic>
              </a:graphicData>
            </a:graphic>
          </wp:inline>
        </w:drawing>
      </w:r>
    </w:p>
    <w:p w14:paraId="2B9F732D" w14:textId="77777777" w:rsidR="00961672" w:rsidRDefault="00D21DCE" w:rsidP="00D21DCE">
      <w:pPr>
        <w:pStyle w:val="Heading2"/>
      </w:pPr>
      <w:bookmarkStart w:id="506" w:name="_Toc38467102"/>
      <w:r>
        <w:t>User, Role and access</w:t>
      </w:r>
      <w:bookmarkEnd w:id="506"/>
    </w:p>
    <w:p w14:paraId="1F125C1E" w14:textId="77777777" w:rsidR="00D21DCE" w:rsidRDefault="00D21DCE" w:rsidP="00D21DCE">
      <w:pPr>
        <w:pStyle w:val="Heading3"/>
      </w:pPr>
      <w:bookmarkStart w:id="507" w:name="_Toc38467103"/>
      <w:r>
        <w:t>User, Role and features Meta Data</w:t>
      </w:r>
      <w:bookmarkEnd w:id="507"/>
    </w:p>
    <w:p w14:paraId="1E64AB6A" w14:textId="77777777" w:rsidR="00517C10" w:rsidRDefault="00517C10" w:rsidP="00517C10">
      <w:pPr>
        <w:pStyle w:val="Heading4"/>
      </w:pPr>
      <w:r>
        <w:t>Users</w:t>
      </w:r>
    </w:p>
    <w:p w14:paraId="1710C40C" w14:textId="77777777" w:rsidR="00517C10" w:rsidRDefault="00517C10" w:rsidP="00517C10">
      <w:r>
        <w:t xml:space="preserve">This section we can create a new user and edit existing user, it will have the user’s data like Name, Short Name, Username, address and contact information. </w:t>
      </w:r>
      <w:r w:rsidR="00B31EB2">
        <w:t>We can also reset the password of particular user from this module.</w:t>
      </w:r>
    </w:p>
    <w:p w14:paraId="793DBF39" w14:textId="77777777" w:rsidR="00D43706" w:rsidRDefault="00D43706" w:rsidP="00A707F8">
      <w:pPr>
        <w:jc w:val="center"/>
      </w:pPr>
      <w:r w:rsidRPr="00D43706">
        <w:rPr>
          <w:noProof/>
          <w:lang w:bidi="ar-SA"/>
        </w:rPr>
        <w:drawing>
          <wp:inline distT="0" distB="0" distL="0" distR="0" wp14:anchorId="0D9A8735" wp14:editId="7C41A41D">
            <wp:extent cx="5943600" cy="2212340"/>
            <wp:effectExtent l="19050" t="19050" r="1905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12340"/>
                    </a:xfrm>
                    <a:prstGeom prst="rect">
                      <a:avLst/>
                    </a:prstGeom>
                    <a:ln>
                      <a:solidFill>
                        <a:schemeClr val="tx1"/>
                      </a:solidFill>
                    </a:ln>
                  </pic:spPr>
                </pic:pic>
              </a:graphicData>
            </a:graphic>
          </wp:inline>
        </w:drawing>
      </w:r>
    </w:p>
    <w:p w14:paraId="50DDD6C1" w14:textId="77777777" w:rsidR="00B05FD2" w:rsidRDefault="00B05FD2" w:rsidP="00B05FD2">
      <w:pPr>
        <w:pStyle w:val="Heading4"/>
      </w:pPr>
      <w:r>
        <w:t>Roles</w:t>
      </w:r>
    </w:p>
    <w:p w14:paraId="69849D6D" w14:textId="77777777" w:rsidR="00B05FD2" w:rsidRDefault="00B05FD2" w:rsidP="00B05FD2">
      <w:r>
        <w:t>This section will have the roles info. As of now we</w:t>
      </w:r>
      <w:r w:rsidR="00C838A3">
        <w:t xml:space="preserve"> don’t </w:t>
      </w:r>
      <w:r>
        <w:t xml:space="preserve">have </w:t>
      </w:r>
      <w:r w:rsidR="00C838A3">
        <w:t xml:space="preserve">any </w:t>
      </w:r>
      <w:r>
        <w:t xml:space="preserve">option </w:t>
      </w:r>
      <w:r w:rsidR="00C838A3">
        <w:t>create or edit role. We have six predefined roles. Users will get created under predefined roles.</w:t>
      </w:r>
    </w:p>
    <w:p w14:paraId="1F984D58" w14:textId="77777777" w:rsidR="00A707F8" w:rsidRDefault="00A707F8" w:rsidP="00A707F8">
      <w:pPr>
        <w:jc w:val="center"/>
      </w:pPr>
      <w:r w:rsidRPr="00A707F8">
        <w:rPr>
          <w:noProof/>
          <w:lang w:bidi="ar-SA"/>
        </w:rPr>
        <w:lastRenderedPageBreak/>
        <w:drawing>
          <wp:inline distT="0" distB="0" distL="0" distR="0" wp14:anchorId="7D41DEA6" wp14:editId="630778B8">
            <wp:extent cx="2162477" cy="1924319"/>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2477" cy="1924319"/>
                    </a:xfrm>
                    <a:prstGeom prst="rect">
                      <a:avLst/>
                    </a:prstGeom>
                    <a:ln>
                      <a:solidFill>
                        <a:schemeClr val="tx1"/>
                      </a:solidFill>
                    </a:ln>
                  </pic:spPr>
                </pic:pic>
              </a:graphicData>
            </a:graphic>
          </wp:inline>
        </w:drawing>
      </w:r>
    </w:p>
    <w:p w14:paraId="30DBEE47" w14:textId="77777777" w:rsidR="008C0AD7" w:rsidRDefault="008C0AD7" w:rsidP="008C0AD7">
      <w:pPr>
        <w:pStyle w:val="Heading4"/>
      </w:pPr>
      <w:r>
        <w:t>Access features</w:t>
      </w:r>
    </w:p>
    <w:p w14:paraId="0050F450" w14:textId="77777777" w:rsidR="008C0AD7" w:rsidRDefault="008C0AD7" w:rsidP="008C0AD7">
      <w:r>
        <w:t>This section will have few predefined access features which are to be assigned to Roles based on his designation. This decision can be taken by administrator.</w:t>
      </w:r>
    </w:p>
    <w:p w14:paraId="3CB93E5C" w14:textId="77777777" w:rsidR="007C4C62" w:rsidRPr="008C0AD7" w:rsidRDefault="007C4C62" w:rsidP="007C4C62">
      <w:pPr>
        <w:jc w:val="center"/>
      </w:pPr>
      <w:r w:rsidRPr="007C4C62">
        <w:rPr>
          <w:noProof/>
          <w:lang w:bidi="ar-SA"/>
        </w:rPr>
        <w:drawing>
          <wp:inline distT="0" distB="0" distL="0" distR="0" wp14:anchorId="30AF12C5" wp14:editId="476FE6EF">
            <wp:extent cx="3351038" cy="2982281"/>
            <wp:effectExtent l="19050" t="19050" r="20955"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4105" cy="2993910"/>
                    </a:xfrm>
                    <a:prstGeom prst="rect">
                      <a:avLst/>
                    </a:prstGeom>
                    <a:ln>
                      <a:solidFill>
                        <a:schemeClr val="tx1"/>
                      </a:solidFill>
                    </a:ln>
                  </pic:spPr>
                </pic:pic>
              </a:graphicData>
            </a:graphic>
          </wp:inline>
        </w:drawing>
      </w:r>
    </w:p>
    <w:p w14:paraId="299A2A17" w14:textId="77777777" w:rsidR="00D53C6C" w:rsidRDefault="00D53C6C" w:rsidP="00D53C6C">
      <w:pPr>
        <w:pStyle w:val="Heading3"/>
      </w:pPr>
      <w:bookmarkStart w:id="508" w:name="_Toc38467104"/>
      <w:r>
        <w:t>Password Change</w:t>
      </w:r>
      <w:bookmarkEnd w:id="508"/>
    </w:p>
    <w:p w14:paraId="1A4D6DFA" w14:textId="77777777" w:rsidR="008C0AD7" w:rsidRDefault="008C0AD7" w:rsidP="008C0AD7">
      <w:r>
        <w:t>This is module is for changing the password of logged in user. User can change his password from his login by himself.</w:t>
      </w:r>
    </w:p>
    <w:p w14:paraId="2780DD73" w14:textId="77777777" w:rsidR="009574F0" w:rsidRPr="008C0AD7" w:rsidRDefault="009574F0" w:rsidP="00980FB2">
      <w:pPr>
        <w:jc w:val="center"/>
      </w:pPr>
      <w:r w:rsidRPr="009574F0">
        <w:rPr>
          <w:noProof/>
          <w:lang w:bidi="ar-SA"/>
        </w:rPr>
        <w:drawing>
          <wp:inline distT="0" distB="0" distL="0" distR="0" wp14:anchorId="2AFB30B9" wp14:editId="0188F124">
            <wp:extent cx="2988542" cy="1199820"/>
            <wp:effectExtent l="19050" t="19050" r="2159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630" cy="1209089"/>
                    </a:xfrm>
                    <a:prstGeom prst="rect">
                      <a:avLst/>
                    </a:prstGeom>
                    <a:ln>
                      <a:solidFill>
                        <a:schemeClr val="tx1"/>
                      </a:solidFill>
                    </a:ln>
                  </pic:spPr>
                </pic:pic>
              </a:graphicData>
            </a:graphic>
          </wp:inline>
        </w:drawing>
      </w:r>
    </w:p>
    <w:p w14:paraId="15BC3F26" w14:textId="77777777" w:rsidR="00D53C6C" w:rsidRDefault="00D53C6C" w:rsidP="00D53C6C">
      <w:pPr>
        <w:pStyle w:val="Heading2"/>
      </w:pPr>
      <w:bookmarkStart w:id="509" w:name="_Toc38467105"/>
      <w:r>
        <w:lastRenderedPageBreak/>
        <w:t>Text Modules</w:t>
      </w:r>
      <w:bookmarkEnd w:id="509"/>
    </w:p>
    <w:p w14:paraId="71CF5B62" w14:textId="77777777" w:rsidR="008918B0" w:rsidRDefault="00F363C3" w:rsidP="00F363C3">
      <w:r>
        <w:t>This section is having the information about text areas used in</w:t>
      </w:r>
      <w:r w:rsidR="008918B0">
        <w:t xml:space="preserve"> Title Blatt. We have an word add-in for OTTOPro. We have integrated these text modules with word add-in in order to place predefined text in the Title blatts which saved as templates.</w:t>
      </w:r>
    </w:p>
    <w:p w14:paraId="3AF1C2DA" w14:textId="77777777" w:rsidR="00311579" w:rsidRPr="00F363C3" w:rsidRDefault="00311579" w:rsidP="00311579">
      <w:pPr>
        <w:jc w:val="center"/>
      </w:pPr>
      <w:r w:rsidRPr="00311579">
        <w:rPr>
          <w:noProof/>
          <w:lang w:bidi="ar-SA"/>
        </w:rPr>
        <w:drawing>
          <wp:inline distT="0" distB="0" distL="0" distR="0" wp14:anchorId="7D97B3F0" wp14:editId="3FDEF16E">
            <wp:extent cx="3114481" cy="3118474"/>
            <wp:effectExtent l="19050" t="19050" r="1016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1673" cy="3135688"/>
                    </a:xfrm>
                    <a:prstGeom prst="rect">
                      <a:avLst/>
                    </a:prstGeom>
                    <a:ln>
                      <a:solidFill>
                        <a:schemeClr val="tx1"/>
                      </a:solidFill>
                    </a:ln>
                  </pic:spPr>
                </pic:pic>
              </a:graphicData>
            </a:graphic>
          </wp:inline>
        </w:drawing>
      </w:r>
    </w:p>
    <w:p w14:paraId="67CCEF99" w14:textId="77777777" w:rsidR="006179BF" w:rsidRDefault="007F47DF" w:rsidP="006179BF">
      <w:pPr>
        <w:pStyle w:val="Heading2"/>
      </w:pPr>
      <w:bookmarkStart w:id="510" w:name="_Toc38467106"/>
      <w:r>
        <w:t xml:space="preserve">Proposal </w:t>
      </w:r>
      <w:r w:rsidR="00D53C6C">
        <w:t>Settings</w:t>
      </w:r>
      <w:bookmarkEnd w:id="510"/>
    </w:p>
    <w:p w14:paraId="3C10A895" w14:textId="77777777" w:rsidR="006179BF" w:rsidRDefault="006179BF" w:rsidP="006179BF">
      <w:r>
        <w:t>This section will have the settings to generate proposal or tender. There are too many options to show data in proposals. We can see the options in below screenshot for reference.</w:t>
      </w:r>
    </w:p>
    <w:p w14:paraId="66203A76" w14:textId="77777777" w:rsidR="004C2A8B" w:rsidRPr="006179BF" w:rsidRDefault="004C2A8B" w:rsidP="004C2A8B">
      <w:pPr>
        <w:jc w:val="center"/>
      </w:pPr>
      <w:r w:rsidRPr="004C2A8B">
        <w:rPr>
          <w:noProof/>
          <w:lang w:bidi="ar-SA"/>
        </w:rPr>
        <w:drawing>
          <wp:inline distT="0" distB="0" distL="0" distR="0" wp14:anchorId="66E0D5E9" wp14:editId="5A7B3A63">
            <wp:extent cx="4117443" cy="3137791"/>
            <wp:effectExtent l="19050" t="19050" r="1651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7443" cy="3137791"/>
                    </a:xfrm>
                    <a:prstGeom prst="rect">
                      <a:avLst/>
                    </a:prstGeom>
                    <a:ln>
                      <a:solidFill>
                        <a:schemeClr val="tx1"/>
                      </a:solidFill>
                    </a:ln>
                  </pic:spPr>
                </pic:pic>
              </a:graphicData>
            </a:graphic>
          </wp:inline>
        </w:drawing>
      </w:r>
    </w:p>
    <w:p w14:paraId="7D6FB501" w14:textId="77777777" w:rsidR="00E65890" w:rsidRDefault="00D53C6C" w:rsidP="00D53C6C">
      <w:pPr>
        <w:pStyle w:val="Heading1"/>
      </w:pPr>
      <w:bookmarkStart w:id="511" w:name="_Toc38467107"/>
      <w:r>
        <w:lastRenderedPageBreak/>
        <w:t>Project</w:t>
      </w:r>
      <w:bookmarkEnd w:id="511"/>
    </w:p>
    <w:p w14:paraId="417FD608" w14:textId="77777777" w:rsidR="00D53C6C" w:rsidRDefault="00D53C6C" w:rsidP="00D53C6C">
      <w:pPr>
        <w:pStyle w:val="Heading2"/>
      </w:pPr>
      <w:bookmarkStart w:id="512" w:name="_Toc38467108"/>
      <w:r>
        <w:t>New Project</w:t>
      </w:r>
      <w:bookmarkEnd w:id="512"/>
    </w:p>
    <w:p w14:paraId="6042D5AF" w14:textId="77777777" w:rsidR="00182713" w:rsidRDefault="00182713" w:rsidP="00182713">
      <w:r>
        <w:t>This section is for creating a project. Initially user has to enter all meta data related to project. Below are the few fields to configure a project.</w:t>
      </w:r>
    </w:p>
    <w:p w14:paraId="7F0C802C" w14:textId="77777777" w:rsidR="0032729E" w:rsidRDefault="0032729E" w:rsidP="0032729E">
      <w:pPr>
        <w:jc w:val="center"/>
      </w:pPr>
      <w:r w:rsidRPr="0032729E">
        <w:rPr>
          <w:noProof/>
          <w:lang w:bidi="ar-SA"/>
        </w:rPr>
        <w:drawing>
          <wp:inline distT="0" distB="0" distL="0" distR="0" wp14:anchorId="447BD3A3" wp14:editId="5D72EEBA">
            <wp:extent cx="4186155" cy="2583698"/>
            <wp:effectExtent l="19050" t="19050" r="2413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2538" cy="2587638"/>
                    </a:xfrm>
                    <a:prstGeom prst="rect">
                      <a:avLst/>
                    </a:prstGeom>
                    <a:ln>
                      <a:solidFill>
                        <a:schemeClr val="tx1"/>
                      </a:solidFill>
                    </a:ln>
                  </pic:spPr>
                </pic:pic>
              </a:graphicData>
            </a:graphic>
          </wp:inline>
        </w:drawing>
      </w:r>
    </w:p>
    <w:p w14:paraId="1D9E23E1" w14:textId="77777777" w:rsidR="00182713" w:rsidRPr="00E26DEE" w:rsidRDefault="00182713" w:rsidP="00E26DEE">
      <w:pPr>
        <w:pStyle w:val="NoSpacing"/>
        <w:rPr>
          <w:b/>
        </w:rPr>
      </w:pPr>
      <w:r w:rsidRPr="00E26DEE">
        <w:rPr>
          <w:b/>
        </w:rPr>
        <w:t>LV Raster and LV S</w:t>
      </w:r>
      <w:r w:rsidR="00BB3B74" w:rsidRPr="00E26DEE">
        <w:rPr>
          <w:b/>
        </w:rPr>
        <w:t>prunge:</w:t>
      </w:r>
    </w:p>
    <w:p w14:paraId="56D32702" w14:textId="48036CF3" w:rsidR="00B84DE5" w:rsidRDefault="00B84DE5" w:rsidP="00B84DE5">
      <w:r>
        <w:t xml:space="preserve">LV Raster is used </w:t>
      </w:r>
      <w:ins w:id="513" w:author="Narendar Reddy" w:date="2020-04-22T16:30:00Z">
        <w:r w:rsidR="00672711">
          <w:t>to</w:t>
        </w:r>
        <w:r w:rsidR="00D107ED">
          <w:t xml:space="preserve"> </w:t>
        </w:r>
      </w:ins>
      <w:commentRangeStart w:id="514"/>
      <w:del w:id="515" w:author="Narendar Reddy" w:date="2020-04-22T16:30:00Z">
        <w:r w:rsidDel="00672711">
          <w:delText xml:space="preserve">for </w:delText>
        </w:r>
      </w:del>
      <w:commentRangeEnd w:id="514"/>
      <w:r w:rsidR="0041102E">
        <w:rPr>
          <w:rStyle w:val="CommentReference"/>
        </w:rPr>
        <w:commentReference w:id="514"/>
      </w:r>
      <w:r>
        <w:t>configure LV position’s structure and LV Sprung</w:t>
      </w:r>
      <w:del w:id="516" w:author="Narendar Reddy" w:date="2020-04-22T16:30:00Z">
        <w:r w:rsidDel="009C2955">
          <w:delText>e</w:delText>
        </w:r>
      </w:del>
      <w:r>
        <w:t xml:space="preserve"> is numerical diff between any two continuous positions.</w:t>
      </w:r>
    </w:p>
    <w:p w14:paraId="7D8C615F" w14:textId="77777777" w:rsidR="00B40C25" w:rsidRDefault="009274B8" w:rsidP="00B40C25">
      <w:pPr>
        <w:jc w:val="center"/>
      </w:pPr>
      <w:r w:rsidRPr="009274B8">
        <w:rPr>
          <w:noProof/>
          <w:lang w:bidi="ar-SA"/>
        </w:rPr>
        <w:drawing>
          <wp:inline distT="0" distB="0" distL="0" distR="0" wp14:anchorId="1D3D3F99" wp14:editId="51BD84E2">
            <wp:extent cx="5372850" cy="533474"/>
            <wp:effectExtent l="19050" t="19050" r="1841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850" cy="533474"/>
                    </a:xfrm>
                    <a:prstGeom prst="rect">
                      <a:avLst/>
                    </a:prstGeom>
                    <a:ln>
                      <a:solidFill>
                        <a:schemeClr val="tx1"/>
                      </a:solidFill>
                    </a:ln>
                  </pic:spPr>
                </pic:pic>
              </a:graphicData>
            </a:graphic>
          </wp:inline>
        </w:drawing>
      </w:r>
    </w:p>
    <w:p w14:paraId="0D807E10" w14:textId="77777777" w:rsidR="00B40C25" w:rsidRDefault="00B40C25" w:rsidP="00B40C25">
      <w:r>
        <w:t>Rounding price: this is useful for rounding the decimal values. Based on this value we will round EP and GB values in all modules.</w:t>
      </w:r>
    </w:p>
    <w:p w14:paraId="1570EBBB" w14:textId="77777777" w:rsidR="00F76A8E" w:rsidRPr="00B84DE5" w:rsidRDefault="00F76A8E" w:rsidP="00B40C25">
      <w:r>
        <w:t>It will also have fields for few other things like Vat percentage, Hourly rate, project duration, submit location, submission date and etc…</w:t>
      </w:r>
    </w:p>
    <w:p w14:paraId="28101617" w14:textId="77777777" w:rsidR="00D53C6C" w:rsidRDefault="00D53C6C" w:rsidP="00D53C6C">
      <w:pPr>
        <w:pStyle w:val="Heading2"/>
      </w:pPr>
      <w:bookmarkStart w:id="517" w:name="_Toc38467109"/>
      <w:r>
        <w:t>Load Existing Project</w:t>
      </w:r>
      <w:bookmarkEnd w:id="517"/>
    </w:p>
    <w:p w14:paraId="0C2C29D4" w14:textId="77777777" w:rsidR="00987220" w:rsidRDefault="00987220" w:rsidP="00987220">
      <w:r>
        <w:t xml:space="preserve">We </w:t>
      </w:r>
      <w:r w:rsidR="00683E9B">
        <w:t>can load a project from list of project which already created or imported from GAEB file.</w:t>
      </w:r>
    </w:p>
    <w:p w14:paraId="154D69B5" w14:textId="77777777" w:rsidR="00C46A2E" w:rsidRDefault="00C46A2E" w:rsidP="00CF0DAD">
      <w:pPr>
        <w:jc w:val="center"/>
      </w:pPr>
      <w:r w:rsidRPr="00C46A2E">
        <w:rPr>
          <w:noProof/>
          <w:lang w:bidi="ar-SA"/>
        </w:rPr>
        <w:drawing>
          <wp:inline distT="0" distB="0" distL="0" distR="0" wp14:anchorId="6E9FA3B2" wp14:editId="7D57DC72">
            <wp:extent cx="5943600" cy="764540"/>
            <wp:effectExtent l="19050" t="19050" r="1905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64540"/>
                    </a:xfrm>
                    <a:prstGeom prst="rect">
                      <a:avLst/>
                    </a:prstGeom>
                    <a:ln>
                      <a:solidFill>
                        <a:schemeClr val="tx1"/>
                      </a:solidFill>
                    </a:ln>
                  </pic:spPr>
                </pic:pic>
              </a:graphicData>
            </a:graphic>
          </wp:inline>
        </w:drawing>
      </w:r>
    </w:p>
    <w:p w14:paraId="55DD075D" w14:textId="77777777" w:rsidR="00C46A2E" w:rsidRPr="00987220" w:rsidRDefault="00C46A2E" w:rsidP="00987220"/>
    <w:p w14:paraId="1B7066FC" w14:textId="77777777" w:rsidR="00D53C6C" w:rsidRDefault="00D53C6C" w:rsidP="00D53C6C">
      <w:pPr>
        <w:pStyle w:val="Heading2"/>
      </w:pPr>
      <w:bookmarkStart w:id="518" w:name="_Toc38467110"/>
      <w:r>
        <w:t>Import Project</w:t>
      </w:r>
      <w:bookmarkEnd w:id="518"/>
    </w:p>
    <w:p w14:paraId="422B901D" w14:textId="77777777" w:rsidR="001C756E" w:rsidRDefault="001C756E" w:rsidP="001C756E">
      <w:r>
        <w:t>This section is for import</w:t>
      </w:r>
      <w:r w:rsidR="003B4628">
        <w:t>ing a project from GAEB file. We can import a GAEB fil in 3 ways.</w:t>
      </w:r>
    </w:p>
    <w:p w14:paraId="1C4475B7" w14:textId="77777777" w:rsidR="003B4628" w:rsidRDefault="003B4628" w:rsidP="00ED14D9">
      <w:pPr>
        <w:pStyle w:val="ListParagraph"/>
        <w:numPr>
          <w:ilvl w:val="0"/>
          <w:numId w:val="4"/>
        </w:numPr>
      </w:pPr>
      <w:r>
        <w:lastRenderedPageBreak/>
        <w:t xml:space="preserve">Import a </w:t>
      </w:r>
      <w:r w:rsidR="003A3DC5">
        <w:t xml:space="preserve">GAEB file </w:t>
      </w:r>
      <w:r>
        <w:t xml:space="preserve">along with project meta </w:t>
      </w:r>
      <w:r w:rsidR="00F31B91">
        <w:t>data (</w:t>
      </w:r>
      <w:r w:rsidR="00612C02">
        <w:t xml:space="preserve">By clicking import button </w:t>
      </w:r>
      <w:r w:rsidR="00BA1B87">
        <w:t>main screen)</w:t>
      </w:r>
      <w:r w:rsidR="003A3DC5">
        <w:t>.</w:t>
      </w:r>
    </w:p>
    <w:p w14:paraId="0964A468" w14:textId="77777777" w:rsidR="00DD66BF" w:rsidRDefault="00D8292D" w:rsidP="00DD66BF">
      <w:pPr>
        <w:pStyle w:val="ListParagraph"/>
      </w:pPr>
      <w:r>
        <w:rPr>
          <w:noProof/>
          <w:lang w:bidi="ar-SA"/>
        </w:rPr>
        <w:drawing>
          <wp:inline distT="0" distB="0" distL="0" distR="0" wp14:anchorId="2EB0FA20" wp14:editId="56786914">
            <wp:extent cx="5938520" cy="768985"/>
            <wp:effectExtent l="19050" t="19050" r="2413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8520" cy="768985"/>
                    </a:xfrm>
                    <a:prstGeom prst="rect">
                      <a:avLst/>
                    </a:prstGeom>
                    <a:noFill/>
                    <a:ln>
                      <a:solidFill>
                        <a:schemeClr val="tx1"/>
                      </a:solidFill>
                    </a:ln>
                  </pic:spPr>
                </pic:pic>
              </a:graphicData>
            </a:graphic>
          </wp:inline>
        </w:drawing>
      </w:r>
    </w:p>
    <w:p w14:paraId="7503E2B9" w14:textId="77777777" w:rsidR="003A3DC5" w:rsidRDefault="003A3DC5" w:rsidP="00ED14D9">
      <w:pPr>
        <w:pStyle w:val="ListParagraph"/>
        <w:numPr>
          <w:ilvl w:val="0"/>
          <w:numId w:val="4"/>
        </w:numPr>
      </w:pPr>
      <w:r>
        <w:t>Import a GAEB file on existing project</w:t>
      </w:r>
      <w:r w:rsidR="00EC65E3">
        <w:t>(</w:t>
      </w:r>
      <w:r w:rsidR="002E524E">
        <w:t>By clicking on import button in navigation bar</w:t>
      </w:r>
      <w:r w:rsidR="00EC65E3">
        <w:t>)</w:t>
      </w:r>
      <w:r>
        <w:t>.</w:t>
      </w:r>
    </w:p>
    <w:p w14:paraId="311DD535" w14:textId="77777777" w:rsidR="00421D3A" w:rsidRDefault="00421D3A" w:rsidP="00421D3A">
      <w:pPr>
        <w:pStyle w:val="ListParagraph"/>
      </w:pPr>
      <w:r w:rsidRPr="007E74EA">
        <w:rPr>
          <w:noProof/>
          <w:lang w:bidi="ar-SA"/>
        </w:rPr>
        <w:drawing>
          <wp:inline distT="0" distB="0" distL="0" distR="0" wp14:anchorId="6463FABB" wp14:editId="6A96C94C">
            <wp:extent cx="1695687" cy="333422"/>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5687" cy="333422"/>
                    </a:xfrm>
                    <a:prstGeom prst="rect">
                      <a:avLst/>
                    </a:prstGeom>
                    <a:ln>
                      <a:solidFill>
                        <a:schemeClr val="tx1"/>
                      </a:solidFill>
                    </a:ln>
                  </pic:spPr>
                </pic:pic>
              </a:graphicData>
            </a:graphic>
          </wp:inline>
        </w:drawing>
      </w:r>
    </w:p>
    <w:p w14:paraId="608931C9" w14:textId="77777777" w:rsidR="00980791" w:rsidRDefault="00ED14D9" w:rsidP="00980791">
      <w:pPr>
        <w:pStyle w:val="ListParagraph"/>
        <w:numPr>
          <w:ilvl w:val="0"/>
          <w:numId w:val="4"/>
        </w:numPr>
      </w:pPr>
      <w:r>
        <w:t>Import a GAEB file on price enquiry from supplier.</w:t>
      </w:r>
    </w:p>
    <w:p w14:paraId="0A47DC91" w14:textId="77777777" w:rsidR="009733DA" w:rsidRDefault="009733DA" w:rsidP="009733DA">
      <w:pPr>
        <w:pStyle w:val="ListParagraph"/>
      </w:pPr>
      <w:r>
        <w:rPr>
          <w:noProof/>
          <w:lang w:bidi="ar-SA"/>
        </w:rPr>
        <w:drawing>
          <wp:inline distT="0" distB="0" distL="0" distR="0" wp14:anchorId="35B561FF" wp14:editId="0A7D3102">
            <wp:extent cx="5943600" cy="8286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solidFill>
                        <a:schemeClr val="tx1"/>
                      </a:solidFill>
                    </a:ln>
                  </pic:spPr>
                </pic:pic>
              </a:graphicData>
            </a:graphic>
          </wp:inline>
        </w:drawing>
      </w:r>
    </w:p>
    <w:p w14:paraId="01E55369" w14:textId="77777777" w:rsidR="005B29A6" w:rsidRDefault="005B29A6" w:rsidP="005B29A6">
      <w:pPr>
        <w:pStyle w:val="Heading2"/>
      </w:pPr>
      <w:bookmarkStart w:id="519" w:name="_Toc38467111"/>
      <w:r>
        <w:t>Export Project</w:t>
      </w:r>
      <w:bookmarkEnd w:id="519"/>
    </w:p>
    <w:p w14:paraId="55BDA77A" w14:textId="77777777" w:rsidR="00A24DFE" w:rsidRDefault="007E4D66" w:rsidP="007E4D66">
      <w:r>
        <w:t>We can also export a project into GAEB file from OTTOP</w:t>
      </w:r>
      <w:r w:rsidR="00A24DFE">
        <w:t>ro. There are 2 ways to export positions.</w:t>
      </w:r>
    </w:p>
    <w:p w14:paraId="67CEE656" w14:textId="46848DD5" w:rsidR="00A24DFE" w:rsidRDefault="00A24DFE" w:rsidP="009603FA">
      <w:pPr>
        <w:pStyle w:val="ListParagraph"/>
        <w:numPr>
          <w:ilvl w:val="0"/>
          <w:numId w:val="5"/>
        </w:numPr>
      </w:pPr>
      <w:r>
        <w:t>Complete project export by clicking export button placed</w:t>
      </w:r>
      <w:ins w:id="520" w:author="Narendar Reddy" w:date="2020-04-22T16:31:00Z">
        <w:r w:rsidR="00AC6A9D">
          <w:t xml:space="preserve"> in the</w:t>
        </w:r>
      </w:ins>
      <w:r w:rsidR="00B936B8">
        <w:t xml:space="preserve"> navigation bar on Project form.</w:t>
      </w:r>
    </w:p>
    <w:p w14:paraId="07675B1F" w14:textId="77777777" w:rsidR="00131242" w:rsidRDefault="00131242" w:rsidP="00131242">
      <w:pPr>
        <w:pStyle w:val="ListParagraph"/>
      </w:pPr>
      <w:r w:rsidRPr="00131242">
        <w:rPr>
          <w:noProof/>
          <w:lang w:bidi="ar-SA"/>
        </w:rPr>
        <w:drawing>
          <wp:inline distT="0" distB="0" distL="0" distR="0" wp14:anchorId="7FCDC422" wp14:editId="13EA4537">
            <wp:extent cx="1971950" cy="362001"/>
            <wp:effectExtent l="19050" t="19050" r="952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950" cy="362001"/>
                    </a:xfrm>
                    <a:prstGeom prst="rect">
                      <a:avLst/>
                    </a:prstGeom>
                    <a:ln>
                      <a:solidFill>
                        <a:schemeClr val="tx1"/>
                      </a:solidFill>
                    </a:ln>
                  </pic:spPr>
                </pic:pic>
              </a:graphicData>
            </a:graphic>
          </wp:inline>
        </w:drawing>
      </w:r>
    </w:p>
    <w:p w14:paraId="231F5AA1" w14:textId="4DFA3227" w:rsidR="009603FA" w:rsidRDefault="009603FA" w:rsidP="009603FA">
      <w:pPr>
        <w:pStyle w:val="ListParagraph"/>
        <w:numPr>
          <w:ilvl w:val="0"/>
          <w:numId w:val="5"/>
        </w:numPr>
      </w:pPr>
      <w:r>
        <w:t xml:space="preserve">Export positions which are added </w:t>
      </w:r>
      <w:ins w:id="521" w:author="Narendar Reddy" w:date="2020-04-22T16:31:00Z">
        <w:r w:rsidR="00653886">
          <w:t xml:space="preserve">to </w:t>
        </w:r>
      </w:ins>
      <w:r>
        <w:t>supplier price enquiry.</w:t>
      </w:r>
    </w:p>
    <w:p w14:paraId="04E485F8" w14:textId="77777777" w:rsidR="005F3ED8" w:rsidRDefault="005F3ED8" w:rsidP="005F3ED8">
      <w:pPr>
        <w:pStyle w:val="ListParagraph"/>
      </w:pPr>
      <w:r>
        <w:rPr>
          <w:noProof/>
          <w:lang w:bidi="ar-SA"/>
        </w:rPr>
        <w:drawing>
          <wp:inline distT="0" distB="0" distL="0" distR="0" wp14:anchorId="1D6E0202" wp14:editId="204FD4F4">
            <wp:extent cx="5943600" cy="738505"/>
            <wp:effectExtent l="19050" t="19050" r="19050"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38505"/>
                    </a:xfrm>
                    <a:prstGeom prst="rect">
                      <a:avLst/>
                    </a:prstGeom>
                    <a:noFill/>
                    <a:ln>
                      <a:solidFill>
                        <a:schemeClr val="tx1"/>
                      </a:solidFill>
                    </a:ln>
                  </pic:spPr>
                </pic:pic>
              </a:graphicData>
            </a:graphic>
          </wp:inline>
        </w:drawing>
      </w:r>
    </w:p>
    <w:p w14:paraId="4DF42667" w14:textId="77777777" w:rsidR="00895330" w:rsidRDefault="00D53C6C" w:rsidP="00895330">
      <w:pPr>
        <w:pStyle w:val="Heading2"/>
      </w:pPr>
      <w:bookmarkStart w:id="522" w:name="_Toc38467112"/>
      <w:r>
        <w:t>Refresh Project</w:t>
      </w:r>
      <w:bookmarkEnd w:id="522"/>
    </w:p>
    <w:p w14:paraId="2A7216CF" w14:textId="5D3D8965" w:rsidR="002E797E" w:rsidRDefault="00354A99" w:rsidP="00354A99">
      <w:r>
        <w:t>This section is for explaining about refreshing a project. If more than one agent or calculator</w:t>
      </w:r>
      <w:ins w:id="523" w:author="Narendar Reddy" w:date="2020-04-22T16:31:00Z">
        <w:r w:rsidR="00AD733F">
          <w:t xml:space="preserve"> is using the application</w:t>
        </w:r>
      </w:ins>
      <w:r>
        <w:t xml:space="preserve">, user can refresh a project. When user hit refresh button on main screen, it will refresh project </w:t>
      </w:r>
      <w:r w:rsidR="00264425">
        <w:t xml:space="preserve">selected tab </w:t>
      </w:r>
      <w:r>
        <w:t xml:space="preserve">which is active </w:t>
      </w:r>
      <w:r w:rsidR="00EE2B71">
        <w:t>on tool.</w:t>
      </w:r>
    </w:p>
    <w:p w14:paraId="75E1D16C" w14:textId="77777777" w:rsidR="00CF5A5E" w:rsidRPr="00354A99" w:rsidRDefault="00CF5A5E" w:rsidP="00354A99">
      <w:r>
        <w:rPr>
          <w:noProof/>
          <w:lang w:bidi="ar-SA"/>
        </w:rPr>
        <w:drawing>
          <wp:inline distT="0" distB="0" distL="0" distR="0" wp14:anchorId="31A96065" wp14:editId="49E3CEAB">
            <wp:extent cx="5938520" cy="768985"/>
            <wp:effectExtent l="19050" t="19050" r="2413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8520" cy="768985"/>
                    </a:xfrm>
                    <a:prstGeom prst="rect">
                      <a:avLst/>
                    </a:prstGeom>
                    <a:noFill/>
                    <a:ln>
                      <a:solidFill>
                        <a:schemeClr val="tx1"/>
                      </a:solidFill>
                    </a:ln>
                  </pic:spPr>
                </pic:pic>
              </a:graphicData>
            </a:graphic>
          </wp:inline>
        </w:drawing>
      </w:r>
    </w:p>
    <w:p w14:paraId="732C0E59" w14:textId="77777777" w:rsidR="00D53C6C" w:rsidRDefault="00D53C6C" w:rsidP="0069401C">
      <w:pPr>
        <w:pStyle w:val="Heading2"/>
      </w:pPr>
      <w:bookmarkStart w:id="524" w:name="_Toc38467113"/>
      <w:r>
        <w:t xml:space="preserve">Copy </w:t>
      </w:r>
      <w:r w:rsidR="0069401C">
        <w:t>&amp;</w:t>
      </w:r>
      <w:del w:id="525" w:author="Narendar Reddy" w:date="2020-04-22T16:32:00Z">
        <w:r w:rsidR="0069401C" w:rsidDel="00EE1459">
          <w:delText>&amp;</w:delText>
        </w:r>
      </w:del>
      <w:r w:rsidR="0069401C">
        <w:t xml:space="preserve"> Delete Project</w:t>
      </w:r>
      <w:bookmarkEnd w:id="524"/>
    </w:p>
    <w:p w14:paraId="7C2F5EBF" w14:textId="77777777" w:rsidR="009C4547" w:rsidRDefault="009C4547" w:rsidP="009C4547">
      <w:r>
        <w:t>We also have an option to copy a project as another project. This is nothing but a save as option to a project</w:t>
      </w:r>
      <w:r w:rsidR="0096263C">
        <w:t>.</w:t>
      </w:r>
    </w:p>
    <w:p w14:paraId="4052AD50" w14:textId="028B2B28" w:rsidR="007B1AEB" w:rsidRDefault="007B1AEB" w:rsidP="009C4547">
      <w:r>
        <w:t xml:space="preserve">We can also delete a project </w:t>
      </w:r>
      <w:r w:rsidR="00FC7BAE">
        <w:t>along with its data</w:t>
      </w:r>
      <w:r w:rsidR="00305792">
        <w:t xml:space="preserve"> from all other modules</w:t>
      </w:r>
      <w:ins w:id="526" w:author="Narendar Reddy" w:date="2020-04-22T16:32:00Z">
        <w:r w:rsidR="00673126">
          <w:t xml:space="preserve"> </w:t>
        </w:r>
      </w:ins>
      <w:r>
        <w:t xml:space="preserve">from list </w:t>
      </w:r>
      <w:r w:rsidR="009F04C0">
        <w:t>of projects.</w:t>
      </w:r>
    </w:p>
    <w:p w14:paraId="3ECFAD81" w14:textId="77777777" w:rsidR="007844F2" w:rsidRPr="009C4547" w:rsidRDefault="007844F2" w:rsidP="007844F2">
      <w:pPr>
        <w:jc w:val="center"/>
      </w:pPr>
      <w:r w:rsidRPr="007844F2">
        <w:rPr>
          <w:noProof/>
          <w:lang w:bidi="ar-SA"/>
        </w:rPr>
        <w:lastRenderedPageBreak/>
        <w:drawing>
          <wp:inline distT="0" distB="0" distL="0" distR="0" wp14:anchorId="437C5701" wp14:editId="142295E3">
            <wp:extent cx="4925112" cy="762106"/>
            <wp:effectExtent l="19050" t="19050" r="2794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5112" cy="762106"/>
                    </a:xfrm>
                    <a:prstGeom prst="rect">
                      <a:avLst/>
                    </a:prstGeom>
                    <a:ln>
                      <a:solidFill>
                        <a:schemeClr val="tx1"/>
                      </a:solidFill>
                    </a:ln>
                  </pic:spPr>
                </pic:pic>
              </a:graphicData>
            </a:graphic>
          </wp:inline>
        </w:drawing>
      </w:r>
    </w:p>
    <w:p w14:paraId="404006BB" w14:textId="77777777" w:rsidR="00D53C6C" w:rsidRDefault="00D53C6C" w:rsidP="00D53C6C">
      <w:pPr>
        <w:pStyle w:val="Heading2"/>
      </w:pPr>
      <w:bookmarkStart w:id="527" w:name="_Toc38467114"/>
      <w:r>
        <w:t>Functional Modules</w:t>
      </w:r>
      <w:bookmarkEnd w:id="527"/>
    </w:p>
    <w:p w14:paraId="734EF7BE" w14:textId="77777777" w:rsidR="00677810" w:rsidRDefault="00571D2A" w:rsidP="00677810">
      <w:pPr>
        <w:pStyle w:val="Heading3"/>
      </w:pPr>
      <w:bookmarkStart w:id="528" w:name="_Toc38467115"/>
      <w:r>
        <w:t>Project Meta Data</w:t>
      </w:r>
      <w:bookmarkEnd w:id="528"/>
    </w:p>
    <w:p w14:paraId="37831CA0" w14:textId="14FF29AC" w:rsidR="00D0008B" w:rsidRDefault="00D0008B" w:rsidP="00D0008B">
      <w:r>
        <w:t>This section will have the information about the project configuration</w:t>
      </w:r>
      <w:r w:rsidR="000F32F3">
        <w:t xml:space="preserve"> and settings</w:t>
      </w:r>
      <w:r>
        <w:t xml:space="preserve">. It also has the info about the list </w:t>
      </w:r>
      <w:ins w:id="529" w:author="Narendar Reddy" w:date="2020-04-22T16:32:00Z">
        <w:r w:rsidR="00C874C4">
          <w:t xml:space="preserve">of </w:t>
        </w:r>
      </w:ins>
      <w:r>
        <w:t xml:space="preserve">discount positions along with commentary. Below </w:t>
      </w:r>
      <w:r w:rsidR="006E5605">
        <w:t>are the major fields which plays major role in project configuration.</w:t>
      </w:r>
    </w:p>
    <w:p w14:paraId="3BEDEF7B" w14:textId="77777777" w:rsidR="006E5605" w:rsidRDefault="006E5605" w:rsidP="006E5605">
      <w:pPr>
        <w:pStyle w:val="ListParagraph"/>
        <w:numPr>
          <w:ilvl w:val="0"/>
          <w:numId w:val="6"/>
        </w:numPr>
      </w:pPr>
      <w:r>
        <w:t>LV Raster</w:t>
      </w:r>
    </w:p>
    <w:p w14:paraId="320914DB" w14:textId="77777777" w:rsidR="006E5605" w:rsidRDefault="006E5605" w:rsidP="006E5605">
      <w:pPr>
        <w:pStyle w:val="ListParagraph"/>
        <w:numPr>
          <w:ilvl w:val="0"/>
          <w:numId w:val="6"/>
        </w:numPr>
      </w:pPr>
      <w:r>
        <w:t>LVSprunge</w:t>
      </w:r>
    </w:p>
    <w:p w14:paraId="2171E0DD" w14:textId="77777777" w:rsidR="006E5605" w:rsidRDefault="006E5605" w:rsidP="006E5605">
      <w:pPr>
        <w:pStyle w:val="ListParagraph"/>
        <w:numPr>
          <w:ilvl w:val="0"/>
          <w:numId w:val="6"/>
        </w:numPr>
      </w:pPr>
      <w:r>
        <w:t>Hourly Rate</w:t>
      </w:r>
    </w:p>
    <w:p w14:paraId="28CC46D1" w14:textId="77777777" w:rsidR="006E5605" w:rsidRDefault="006E5605" w:rsidP="006E5605">
      <w:pPr>
        <w:pStyle w:val="ListParagraph"/>
        <w:numPr>
          <w:ilvl w:val="0"/>
          <w:numId w:val="6"/>
        </w:numPr>
      </w:pPr>
      <w:r>
        <w:t>Decimal Rounding value</w:t>
      </w:r>
    </w:p>
    <w:p w14:paraId="3FC5932C" w14:textId="77777777" w:rsidR="006E5605" w:rsidRDefault="006E5605" w:rsidP="006E5605">
      <w:pPr>
        <w:pStyle w:val="ListParagraph"/>
        <w:numPr>
          <w:ilvl w:val="0"/>
          <w:numId w:val="6"/>
        </w:numPr>
      </w:pPr>
      <w:r>
        <w:t>Submission location and submission date.</w:t>
      </w:r>
    </w:p>
    <w:p w14:paraId="19ABD142" w14:textId="77777777" w:rsidR="00F25CD3" w:rsidRDefault="00F25CD3" w:rsidP="00F25CD3">
      <w:r>
        <w:t>And few other commentary sections which are used in Angebot and QuerCalculation Reports.</w:t>
      </w:r>
    </w:p>
    <w:p w14:paraId="6F879562" w14:textId="77777777" w:rsidR="009B6C85" w:rsidRDefault="009B6C85" w:rsidP="00FA6284">
      <w:pPr>
        <w:jc w:val="center"/>
      </w:pPr>
      <w:r w:rsidRPr="009B6C85">
        <w:rPr>
          <w:noProof/>
          <w:lang w:bidi="ar-SA"/>
        </w:rPr>
        <w:drawing>
          <wp:inline distT="0" distB="0" distL="0" distR="0" wp14:anchorId="0DDCD4BF" wp14:editId="6BDA6E76">
            <wp:extent cx="4467028" cy="2674488"/>
            <wp:effectExtent l="19050" t="19050" r="1016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0412" cy="2736386"/>
                    </a:xfrm>
                    <a:prstGeom prst="rect">
                      <a:avLst/>
                    </a:prstGeom>
                    <a:ln>
                      <a:solidFill>
                        <a:schemeClr val="tx1"/>
                      </a:solidFill>
                    </a:ln>
                  </pic:spPr>
                </pic:pic>
              </a:graphicData>
            </a:graphic>
          </wp:inline>
        </w:drawing>
      </w:r>
    </w:p>
    <w:p w14:paraId="3F7ACA96" w14:textId="77777777" w:rsidR="003C06C0" w:rsidRDefault="00571D2A" w:rsidP="003C06C0">
      <w:pPr>
        <w:pStyle w:val="Heading3"/>
      </w:pPr>
      <w:bookmarkStart w:id="530" w:name="_Toc38467116"/>
      <w:r>
        <w:t>LV Details</w:t>
      </w:r>
      <w:bookmarkEnd w:id="530"/>
    </w:p>
    <w:p w14:paraId="64BAAB3D" w14:textId="3004D077" w:rsidR="003C06C0" w:rsidRDefault="003C06C0" w:rsidP="003C06C0">
      <w:r>
        <w:t xml:space="preserve">This section is major part of a project. User can create and edit </w:t>
      </w:r>
      <w:r w:rsidR="00BA66A6">
        <w:t>all type of positions like Titles, Subtitles, Normal, Surcharge Positions and etc…</w:t>
      </w:r>
      <w:r w:rsidR="00BC77AD">
        <w:t xml:space="preserve">  fields will get enabled based </w:t>
      </w:r>
      <w:del w:id="531" w:author="Narendar Reddy" w:date="2020-04-22T16:32:00Z">
        <w:r w:rsidR="00BC77AD" w:rsidDel="00412EE0">
          <w:delText>in</w:delText>
        </w:r>
      </w:del>
      <w:ins w:id="532" w:author="Narendar Reddy" w:date="2020-04-22T16:32:00Z">
        <w:r w:rsidR="00412EE0">
          <w:t>on</w:t>
        </w:r>
      </w:ins>
      <w:r w:rsidR="00BC77AD">
        <w:t xml:space="preserve"> type of position. Incase surcharge position Surcharge percentage fields, From</w:t>
      </w:r>
      <w:r w:rsidR="009D2DC0">
        <w:t>OZ</w:t>
      </w:r>
      <w:r w:rsidR="00BC77AD">
        <w:t xml:space="preserve"> and ToOZ fields will be enabled</w:t>
      </w:r>
      <w:r w:rsidR="00647FCE">
        <w:t>,</w:t>
      </w:r>
      <w:r w:rsidR="00D4305E">
        <w:t>in</w:t>
      </w:r>
      <w:r w:rsidR="00BC77AD">
        <w:t xml:space="preserve"> other cases</w:t>
      </w:r>
      <w:r w:rsidR="00647FCE">
        <w:t xml:space="preserve"> these will be disabled. Same behavior will be applicable for other type of positions too. </w:t>
      </w:r>
      <w:r w:rsidR="00F349BA">
        <w:t>Discount position can be created and edited from project meta data itself.</w:t>
      </w:r>
      <w:r w:rsidR="00647FCE">
        <w:t xml:space="preserve">Below are position OTTOPro will </w:t>
      </w:r>
      <w:r w:rsidR="00641EB0">
        <w:t>support.</w:t>
      </w:r>
    </w:p>
    <w:p w14:paraId="68483FB0" w14:textId="77777777" w:rsidR="000D4EA7" w:rsidRDefault="000D4EA7" w:rsidP="000D4EA7">
      <w:pPr>
        <w:pStyle w:val="ListParagraph"/>
        <w:numPr>
          <w:ilvl w:val="0"/>
          <w:numId w:val="7"/>
        </w:numPr>
      </w:pPr>
      <w:r>
        <w:t>N-Normalposition</w:t>
      </w:r>
    </w:p>
    <w:p w14:paraId="36C03ECB" w14:textId="77777777" w:rsidR="000D4EA7" w:rsidRDefault="000D4EA7" w:rsidP="000D4EA7">
      <w:pPr>
        <w:pStyle w:val="ListParagraph"/>
        <w:numPr>
          <w:ilvl w:val="0"/>
          <w:numId w:val="7"/>
        </w:numPr>
      </w:pPr>
      <w:r>
        <w:t>ZS-Sum Position</w:t>
      </w:r>
    </w:p>
    <w:p w14:paraId="0835D541" w14:textId="77777777" w:rsidR="000D4EA7" w:rsidRDefault="000D4EA7" w:rsidP="000D4EA7">
      <w:pPr>
        <w:pStyle w:val="ListParagraph"/>
        <w:numPr>
          <w:ilvl w:val="0"/>
          <w:numId w:val="7"/>
        </w:numPr>
      </w:pPr>
      <w:r>
        <w:t>Z-Zuschlagsposition</w:t>
      </w:r>
    </w:p>
    <w:p w14:paraId="1442DA7C" w14:textId="77777777" w:rsidR="000D4EA7" w:rsidRDefault="000D4EA7" w:rsidP="000D4EA7">
      <w:pPr>
        <w:pStyle w:val="ListParagraph"/>
        <w:numPr>
          <w:ilvl w:val="0"/>
          <w:numId w:val="7"/>
        </w:numPr>
      </w:pPr>
      <w:r>
        <w:t>E-Bedarfspos. o. GB</w:t>
      </w:r>
    </w:p>
    <w:p w14:paraId="63C47F8A" w14:textId="77777777" w:rsidR="000D4EA7" w:rsidRDefault="000D4EA7" w:rsidP="000D4EA7">
      <w:pPr>
        <w:pStyle w:val="ListParagraph"/>
        <w:numPr>
          <w:ilvl w:val="0"/>
          <w:numId w:val="7"/>
        </w:numPr>
      </w:pPr>
      <w:r>
        <w:lastRenderedPageBreak/>
        <w:t>A-Alternativposition</w:t>
      </w:r>
    </w:p>
    <w:p w14:paraId="045DCFB1" w14:textId="77777777" w:rsidR="000D4EA7" w:rsidRDefault="000D4EA7" w:rsidP="000D4EA7">
      <w:pPr>
        <w:pStyle w:val="ListParagraph"/>
        <w:numPr>
          <w:ilvl w:val="0"/>
          <w:numId w:val="7"/>
        </w:numPr>
      </w:pPr>
      <w:r>
        <w:t>M-Bedarfspos. m. GB</w:t>
      </w:r>
    </w:p>
    <w:p w14:paraId="1DF564C3" w14:textId="77777777" w:rsidR="000D4EA7" w:rsidRDefault="000D4EA7" w:rsidP="000D4EA7">
      <w:pPr>
        <w:pStyle w:val="ListParagraph"/>
        <w:numPr>
          <w:ilvl w:val="0"/>
          <w:numId w:val="7"/>
        </w:numPr>
      </w:pPr>
      <w:r>
        <w:t>P-Pauschalposition</w:t>
      </w:r>
    </w:p>
    <w:p w14:paraId="6A274DCD" w14:textId="77777777" w:rsidR="000D4EA7" w:rsidRDefault="000D4EA7" w:rsidP="000D4EA7">
      <w:pPr>
        <w:pStyle w:val="ListParagraph"/>
        <w:numPr>
          <w:ilvl w:val="0"/>
          <w:numId w:val="7"/>
        </w:numPr>
      </w:pPr>
      <w:r>
        <w:t>H-Hinweistext</w:t>
      </w:r>
    </w:p>
    <w:p w14:paraId="00E09DD3" w14:textId="77777777" w:rsidR="000D4EA7" w:rsidRDefault="000D4EA7" w:rsidP="000D4EA7">
      <w:pPr>
        <w:pStyle w:val="ListParagraph"/>
        <w:numPr>
          <w:ilvl w:val="0"/>
          <w:numId w:val="7"/>
        </w:numPr>
      </w:pPr>
      <w:r>
        <w:t>NG-LV-Normalgruppe</w:t>
      </w:r>
    </w:p>
    <w:p w14:paraId="44134DCA" w14:textId="77777777" w:rsidR="000D4EA7" w:rsidRDefault="000D4EA7" w:rsidP="000D4EA7">
      <w:pPr>
        <w:pStyle w:val="ListParagraph"/>
        <w:numPr>
          <w:ilvl w:val="0"/>
          <w:numId w:val="7"/>
        </w:numPr>
      </w:pPr>
      <w:r>
        <w:t>K-Kombiposition</w:t>
      </w:r>
    </w:p>
    <w:p w14:paraId="339C29AF" w14:textId="77777777" w:rsidR="000D4EA7" w:rsidRDefault="000D4EA7" w:rsidP="000D4EA7">
      <w:pPr>
        <w:pStyle w:val="ListParagraph"/>
        <w:numPr>
          <w:ilvl w:val="0"/>
          <w:numId w:val="7"/>
        </w:numPr>
      </w:pPr>
      <w:r>
        <w:t>G-Grundposition</w:t>
      </w:r>
    </w:p>
    <w:p w14:paraId="08F7E1B7" w14:textId="77777777" w:rsidR="000D4EA7" w:rsidRDefault="000D4EA7" w:rsidP="000D4EA7">
      <w:pPr>
        <w:pStyle w:val="ListParagraph"/>
        <w:numPr>
          <w:ilvl w:val="0"/>
          <w:numId w:val="7"/>
        </w:numPr>
      </w:pPr>
      <w:r>
        <w:t>B-Bezugsposition</w:t>
      </w:r>
    </w:p>
    <w:p w14:paraId="289AD35E" w14:textId="77777777" w:rsidR="000D4EA7" w:rsidRDefault="000D4EA7" w:rsidP="000D4EA7">
      <w:pPr>
        <w:pStyle w:val="ListParagraph"/>
        <w:numPr>
          <w:ilvl w:val="0"/>
          <w:numId w:val="7"/>
        </w:numPr>
      </w:pPr>
      <w:r>
        <w:t>W-Wiederholungsposition</w:t>
      </w:r>
    </w:p>
    <w:p w14:paraId="56AB853A" w14:textId="77777777" w:rsidR="000D4EA7" w:rsidRDefault="000D4EA7" w:rsidP="000D4EA7">
      <w:pPr>
        <w:pStyle w:val="ListParagraph"/>
        <w:numPr>
          <w:ilvl w:val="0"/>
          <w:numId w:val="7"/>
        </w:numPr>
      </w:pPr>
      <w:r>
        <w:t>L-Leitbeschreibung</w:t>
      </w:r>
    </w:p>
    <w:p w14:paraId="0D22F83C" w14:textId="77777777" w:rsidR="000D4EA7" w:rsidRDefault="000D4EA7" w:rsidP="000D4EA7">
      <w:pPr>
        <w:pStyle w:val="ListParagraph"/>
        <w:numPr>
          <w:ilvl w:val="0"/>
          <w:numId w:val="7"/>
        </w:numPr>
      </w:pPr>
      <w:r>
        <w:t>S-Stundenlohnarbeiten</w:t>
      </w:r>
    </w:p>
    <w:p w14:paraId="1199DA6F" w14:textId="77777777" w:rsidR="000D4EA7" w:rsidRDefault="000D4EA7" w:rsidP="000D4EA7">
      <w:pPr>
        <w:pStyle w:val="ListParagraph"/>
        <w:numPr>
          <w:ilvl w:val="0"/>
          <w:numId w:val="7"/>
        </w:numPr>
      </w:pPr>
      <w:r>
        <w:t>AB-Ausführungsbeschreibung</w:t>
      </w:r>
    </w:p>
    <w:p w14:paraId="565D967C" w14:textId="77777777" w:rsidR="000D4EA7" w:rsidRDefault="000D4EA7" w:rsidP="000D4EA7">
      <w:pPr>
        <w:pStyle w:val="ListParagraph"/>
        <w:numPr>
          <w:ilvl w:val="0"/>
          <w:numId w:val="7"/>
        </w:numPr>
      </w:pPr>
      <w:r>
        <w:t>BA-Block einer Ausführungsbeschreibung</w:t>
      </w:r>
    </w:p>
    <w:p w14:paraId="5F62FBCC" w14:textId="77777777" w:rsidR="000D4EA7" w:rsidRDefault="000D4EA7" w:rsidP="000D4EA7">
      <w:pPr>
        <w:pStyle w:val="ListParagraph"/>
        <w:numPr>
          <w:ilvl w:val="0"/>
          <w:numId w:val="7"/>
        </w:numPr>
      </w:pPr>
      <w:r>
        <w:t>UB-Unterbeschreibung</w:t>
      </w:r>
    </w:p>
    <w:p w14:paraId="73629866" w14:textId="77777777" w:rsidR="000D4EA7" w:rsidRDefault="000D4EA7" w:rsidP="000D4EA7">
      <w:pPr>
        <w:pStyle w:val="ListParagraph"/>
        <w:numPr>
          <w:ilvl w:val="0"/>
          <w:numId w:val="7"/>
        </w:numPr>
      </w:pPr>
      <w:r>
        <w:t>LO-Los</w:t>
      </w:r>
    </w:p>
    <w:p w14:paraId="287D7259" w14:textId="77777777" w:rsidR="000D4EA7" w:rsidRDefault="000D4EA7" w:rsidP="000D4EA7">
      <w:pPr>
        <w:pStyle w:val="ListParagraph"/>
        <w:numPr>
          <w:ilvl w:val="0"/>
          <w:numId w:val="7"/>
        </w:numPr>
      </w:pPr>
      <w:r>
        <w:t>VR-Vertragliche Regelung</w:t>
      </w:r>
    </w:p>
    <w:p w14:paraId="6F988C62" w14:textId="77777777" w:rsidR="000D4EA7" w:rsidRDefault="000D4EA7" w:rsidP="000D4EA7">
      <w:pPr>
        <w:pStyle w:val="ListParagraph"/>
        <w:numPr>
          <w:ilvl w:val="0"/>
          <w:numId w:val="7"/>
        </w:numPr>
      </w:pPr>
      <w:r>
        <w:t>Z-Zuschlagsposition</w:t>
      </w:r>
    </w:p>
    <w:p w14:paraId="4A4E7374" w14:textId="77777777" w:rsidR="00BB3526" w:rsidRDefault="00BB3526" w:rsidP="003C06C0">
      <w:r w:rsidRPr="00BB3526">
        <w:rPr>
          <w:noProof/>
          <w:lang w:bidi="ar-SA"/>
        </w:rPr>
        <w:drawing>
          <wp:inline distT="0" distB="0" distL="0" distR="0" wp14:anchorId="35CCA538" wp14:editId="06EB3508">
            <wp:extent cx="5943600" cy="1570355"/>
            <wp:effectExtent l="19050" t="19050" r="1905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70355"/>
                    </a:xfrm>
                    <a:prstGeom prst="rect">
                      <a:avLst/>
                    </a:prstGeom>
                    <a:ln>
                      <a:solidFill>
                        <a:schemeClr val="tx1"/>
                      </a:solidFill>
                    </a:ln>
                  </pic:spPr>
                </pic:pic>
              </a:graphicData>
            </a:graphic>
          </wp:inline>
        </w:drawing>
      </w:r>
    </w:p>
    <w:p w14:paraId="3EAFF9B0" w14:textId="77777777" w:rsidR="00693613" w:rsidRDefault="00693613" w:rsidP="00693613">
      <w:r>
        <w:t xml:space="preserve">There is also a concept called detail KZ positions. By default, all positions will have detail KZ field as Zero, it means it is a base position. User can add sub positions for a base position and these are called as accessories in business language. These positions can be created in three ways </w:t>
      </w:r>
    </w:p>
    <w:p w14:paraId="000AB8E5" w14:textId="77777777" w:rsidR="00693613" w:rsidRDefault="00693613" w:rsidP="00693613">
      <w:pPr>
        <w:pStyle w:val="ListParagraph"/>
        <w:numPr>
          <w:ilvl w:val="0"/>
          <w:numId w:val="8"/>
        </w:numPr>
      </w:pPr>
      <w:r>
        <w:t>Manually from LV details by entering value in Detail KZ field.</w:t>
      </w:r>
    </w:p>
    <w:p w14:paraId="3663E882" w14:textId="0B1E7D81" w:rsidR="00693613" w:rsidRDefault="00693613" w:rsidP="00693613">
      <w:pPr>
        <w:pStyle w:val="ListParagraph"/>
        <w:numPr>
          <w:ilvl w:val="0"/>
          <w:numId w:val="8"/>
        </w:numPr>
      </w:pPr>
      <w:r>
        <w:t>Right clicking on a base posit</w:t>
      </w:r>
      <w:ins w:id="533" w:author="Narendar Reddy" w:date="2020-04-22T16:33:00Z">
        <w:r w:rsidR="00F92078">
          <w:t>i</w:t>
        </w:r>
      </w:ins>
      <w:r>
        <w:t>on in tabular view, in this case tool will check for the existing detail KZ positions and allocate maximum value to newly created position.</w:t>
      </w:r>
    </w:p>
    <w:p w14:paraId="31DB895D" w14:textId="77777777" w:rsidR="00693613" w:rsidRDefault="00693613" w:rsidP="003C06C0">
      <w:pPr>
        <w:pStyle w:val="ListParagraph"/>
        <w:numPr>
          <w:ilvl w:val="0"/>
          <w:numId w:val="8"/>
        </w:numPr>
      </w:pPr>
      <w:r>
        <w:t>Through accessories feature which is there on article meta data.</w:t>
      </w:r>
    </w:p>
    <w:p w14:paraId="4E31767F" w14:textId="77777777" w:rsidR="00D7588F" w:rsidRDefault="00D7588F" w:rsidP="00D7588F">
      <w:r>
        <w:t xml:space="preserve">Below is the </w:t>
      </w:r>
      <w:r w:rsidR="00E50071">
        <w:t>screenshot of</w:t>
      </w:r>
      <w:r>
        <w:t xml:space="preserve"> representation of detail KZ positions.</w:t>
      </w:r>
    </w:p>
    <w:p w14:paraId="5A9BCB70" w14:textId="77777777" w:rsidR="00E50071" w:rsidRDefault="001F0581" w:rsidP="00D7588F">
      <w:r w:rsidRPr="001F0581">
        <w:rPr>
          <w:noProof/>
          <w:lang w:bidi="ar-SA"/>
        </w:rPr>
        <w:drawing>
          <wp:inline distT="0" distB="0" distL="0" distR="0" wp14:anchorId="085E25AA" wp14:editId="1ED78F40">
            <wp:extent cx="5943600" cy="977265"/>
            <wp:effectExtent l="19050" t="19050" r="19050"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77265"/>
                    </a:xfrm>
                    <a:prstGeom prst="rect">
                      <a:avLst/>
                    </a:prstGeom>
                    <a:ln>
                      <a:solidFill>
                        <a:schemeClr val="tx1"/>
                      </a:solidFill>
                    </a:ln>
                  </pic:spPr>
                </pic:pic>
              </a:graphicData>
            </a:graphic>
          </wp:inline>
        </w:drawing>
      </w:r>
    </w:p>
    <w:p w14:paraId="25D877B5" w14:textId="6699746A" w:rsidR="004A34E0" w:rsidRPr="003C06C0" w:rsidRDefault="00ED6E25" w:rsidP="004A34E0">
      <w:r>
        <w:lastRenderedPageBreak/>
        <w:t>There is also another concept called LV Sections. User can create LV Sections as many as he required. By default, “HA” will be allocated to all positions and these called as initial positions. If any additional position requested by client, those will get added with custom LV section which is created</w:t>
      </w:r>
      <w:ins w:id="534" w:author="Narendar Reddy" w:date="2020-04-22T16:33:00Z">
        <w:r w:rsidR="007E53D4">
          <w:t xml:space="preserve"> by</w:t>
        </w:r>
      </w:ins>
      <w:r>
        <w:t xml:space="preserve"> user.</w:t>
      </w:r>
      <w:r w:rsidR="004A34E0">
        <w:t xml:space="preserve"> User can create new LV Sections by pressing add button as shown in </w:t>
      </w:r>
      <w:r w:rsidR="0007022A">
        <w:t xml:space="preserve">below </w:t>
      </w:r>
      <w:r w:rsidR="004A34E0">
        <w:t>screenshot.</w:t>
      </w:r>
    </w:p>
    <w:p w14:paraId="7C75236E" w14:textId="77777777" w:rsidR="001A5827" w:rsidRDefault="00ED6E25" w:rsidP="001A5827">
      <w:pPr>
        <w:jc w:val="center"/>
      </w:pPr>
      <w:r w:rsidRPr="00ED6E25">
        <w:rPr>
          <w:noProof/>
          <w:lang w:bidi="ar-SA"/>
        </w:rPr>
        <w:drawing>
          <wp:inline distT="0" distB="0" distL="0" distR="0" wp14:anchorId="4E9F4F55" wp14:editId="50B35BDA">
            <wp:extent cx="2267266" cy="1419423"/>
            <wp:effectExtent l="19050" t="19050" r="1905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67266" cy="1419423"/>
                    </a:xfrm>
                    <a:prstGeom prst="rect">
                      <a:avLst/>
                    </a:prstGeom>
                    <a:ln>
                      <a:solidFill>
                        <a:schemeClr val="tx1"/>
                      </a:solidFill>
                    </a:ln>
                  </pic:spPr>
                </pic:pic>
              </a:graphicData>
            </a:graphic>
          </wp:inline>
        </w:drawing>
      </w:r>
    </w:p>
    <w:p w14:paraId="34DD3A82" w14:textId="77777777" w:rsidR="00B61DD0" w:rsidRDefault="00190C1B" w:rsidP="00190C1B">
      <w:r>
        <w:t>User can also allocate articles and its values</w:t>
      </w:r>
      <w:r w:rsidR="00B61DD0">
        <w:t xml:space="preserve"> to positions and long description too from this section </w:t>
      </w:r>
    </w:p>
    <w:p w14:paraId="261A5755" w14:textId="77777777" w:rsidR="00571D2A" w:rsidRDefault="00571D2A" w:rsidP="00571D2A">
      <w:pPr>
        <w:pStyle w:val="Heading3"/>
      </w:pPr>
      <w:bookmarkStart w:id="535" w:name="_Toc38467117"/>
      <w:r>
        <w:t>Cost Details</w:t>
      </w:r>
      <w:bookmarkEnd w:id="535"/>
    </w:p>
    <w:p w14:paraId="5B952401" w14:textId="77777777" w:rsidR="00011FB7" w:rsidRDefault="001D6A5E" w:rsidP="001D6A5E">
      <w:r>
        <w:t>In this user can allocate cost to positions created in LV Details.</w:t>
      </w:r>
      <w:r w:rsidR="00011FB7">
        <w:t xml:space="preserve"> Here are few major operations user can do on positions using this mask.</w:t>
      </w:r>
    </w:p>
    <w:p w14:paraId="03932930" w14:textId="77777777" w:rsidR="00D93CE6" w:rsidRDefault="00D93CE6" w:rsidP="00D93CE6">
      <w:pPr>
        <w:pStyle w:val="Heading4"/>
      </w:pPr>
      <w:r>
        <w:t>Assigning articles</w:t>
      </w:r>
    </w:p>
    <w:p w14:paraId="3F9FBC5A" w14:textId="77777777" w:rsidR="00953D7C" w:rsidRDefault="00D93CE6" w:rsidP="00D93CE6">
      <w:pPr>
        <w:pStyle w:val="Heading4"/>
        <w:numPr>
          <w:ilvl w:val="0"/>
          <w:numId w:val="0"/>
        </w:numPr>
        <w:rPr>
          <w:rFonts w:asciiTheme="minorHAnsi" w:eastAsiaTheme="minorHAnsi" w:hAnsiTheme="minorHAnsi" w:cs="Mangal"/>
          <w:i w:val="0"/>
          <w:iCs w:val="0"/>
          <w:color w:val="auto"/>
        </w:rPr>
      </w:pPr>
      <w:r w:rsidRPr="00D93CE6">
        <w:rPr>
          <w:rFonts w:asciiTheme="minorHAnsi" w:eastAsiaTheme="minorHAnsi" w:hAnsiTheme="minorHAnsi" w:cs="Mangal"/>
          <w:i w:val="0"/>
          <w:iCs w:val="0"/>
          <w:color w:val="auto"/>
        </w:rPr>
        <w:t xml:space="preserve">User can assign articles </w:t>
      </w:r>
      <w:r w:rsidR="00320659">
        <w:rPr>
          <w:rFonts w:asciiTheme="minorHAnsi" w:eastAsiaTheme="minorHAnsi" w:hAnsiTheme="minorHAnsi" w:cs="Mangal"/>
          <w:i w:val="0"/>
          <w:iCs w:val="0"/>
          <w:color w:val="auto"/>
        </w:rPr>
        <w:t>along with</w:t>
      </w:r>
      <w:r w:rsidRPr="00D93CE6">
        <w:rPr>
          <w:rFonts w:asciiTheme="minorHAnsi" w:eastAsiaTheme="minorHAnsi" w:hAnsiTheme="minorHAnsi" w:cs="Mangal"/>
          <w:i w:val="0"/>
          <w:iCs w:val="0"/>
          <w:color w:val="auto"/>
        </w:rPr>
        <w:t xml:space="preserve"> values from article </w:t>
      </w:r>
      <w:r w:rsidR="00320659">
        <w:rPr>
          <w:rFonts w:asciiTheme="minorHAnsi" w:eastAsiaTheme="minorHAnsi" w:hAnsiTheme="minorHAnsi" w:cs="Mangal"/>
          <w:i w:val="0"/>
          <w:iCs w:val="0"/>
          <w:color w:val="auto"/>
        </w:rPr>
        <w:t>master using article number i.e. WG, WA and WI or</w:t>
      </w:r>
      <w:r w:rsidR="006C2441">
        <w:rPr>
          <w:rFonts w:asciiTheme="minorHAnsi" w:eastAsiaTheme="minorHAnsi" w:hAnsiTheme="minorHAnsi" w:cs="Mangal"/>
          <w:i w:val="0"/>
          <w:iCs w:val="0"/>
          <w:color w:val="auto"/>
        </w:rPr>
        <w:t>T</w:t>
      </w:r>
      <w:r w:rsidR="00320659">
        <w:rPr>
          <w:rFonts w:asciiTheme="minorHAnsi" w:eastAsiaTheme="minorHAnsi" w:hAnsiTheme="minorHAnsi" w:cs="Mangal"/>
          <w:i w:val="0"/>
          <w:iCs w:val="0"/>
          <w:color w:val="auto"/>
        </w:rPr>
        <w:t xml:space="preserve">yp. </w:t>
      </w:r>
    </w:p>
    <w:p w14:paraId="6E099F16" w14:textId="77777777" w:rsidR="00011FB7" w:rsidRDefault="00320659" w:rsidP="00304EDA">
      <w:pPr>
        <w:pStyle w:val="Heading4"/>
        <w:numPr>
          <w:ilvl w:val="0"/>
          <w:numId w:val="9"/>
        </w:numPr>
        <w:rPr>
          <w:rFonts w:asciiTheme="minorHAnsi" w:eastAsiaTheme="minorHAnsi" w:hAnsiTheme="minorHAnsi" w:cs="Mangal"/>
          <w:i w:val="0"/>
          <w:iCs w:val="0"/>
          <w:color w:val="auto"/>
        </w:rPr>
      </w:pPr>
      <w:r>
        <w:rPr>
          <w:rFonts w:asciiTheme="minorHAnsi" w:eastAsiaTheme="minorHAnsi" w:hAnsiTheme="minorHAnsi" w:cs="Mangal"/>
          <w:i w:val="0"/>
          <w:iCs w:val="0"/>
          <w:color w:val="auto"/>
        </w:rPr>
        <w:t>If the article exists in article master, then a popup will be displayed will all the available dimensions and user has to select a dimension from list, then values will get assigned to position.</w:t>
      </w:r>
    </w:p>
    <w:p w14:paraId="0228F965" w14:textId="04543BC2" w:rsidR="00953D7C" w:rsidRDefault="00953D7C" w:rsidP="00304EDA">
      <w:pPr>
        <w:pStyle w:val="ListParagraph"/>
        <w:numPr>
          <w:ilvl w:val="0"/>
          <w:numId w:val="9"/>
        </w:numPr>
      </w:pPr>
      <w:r>
        <w:t>If the article does not exist in article data, then tool will ask user to save newly entered article</w:t>
      </w:r>
      <w:r w:rsidR="00F11990">
        <w:t xml:space="preserve"> as project specific article and it will get assigned to posit</w:t>
      </w:r>
      <w:ins w:id="536" w:author="Narendar Reddy" w:date="2020-04-22T16:33:00Z">
        <w:r w:rsidR="003E084E">
          <w:t>i</w:t>
        </w:r>
      </w:ins>
      <w:r w:rsidR="00F11990">
        <w:t>on even if user not saving it.</w:t>
      </w:r>
    </w:p>
    <w:p w14:paraId="78F44877" w14:textId="77777777" w:rsidR="00494907" w:rsidRDefault="00C56216" w:rsidP="00C56216">
      <w:pPr>
        <w:pStyle w:val="Heading4"/>
      </w:pPr>
      <w:r>
        <w:t>Creating detail KZ Positions</w:t>
      </w:r>
    </w:p>
    <w:p w14:paraId="4E8D06F3" w14:textId="1E94E8C0" w:rsidR="00C56216" w:rsidRDefault="00F673E3" w:rsidP="00C56216">
      <w:r>
        <w:t>User can also create detail KZ positon</w:t>
      </w:r>
      <w:del w:id="537" w:author="Narendar Reddy" w:date="2020-04-22T16:33:00Z">
        <w:r w:rsidDel="002B194F">
          <w:delText xml:space="preserve">s </w:delText>
        </w:r>
      </w:del>
      <w:ins w:id="538" w:author="Narendar Reddy" w:date="2020-04-22T16:33:00Z">
        <w:r w:rsidR="002B194F">
          <w:t xml:space="preserve"> </w:t>
        </w:r>
      </w:ins>
      <w:r>
        <w:t>in this section using a</w:t>
      </w:r>
      <w:r w:rsidR="00B06401">
        <w:t xml:space="preserve">ccessories feature from article. </w:t>
      </w:r>
      <w:ins w:id="539" w:author="Narendar Reddy" w:date="2020-04-22T16:33:00Z">
        <w:r w:rsidR="00FB4EE9">
          <w:t>U</w:t>
        </w:r>
      </w:ins>
      <w:del w:id="540" w:author="Narendar Reddy" w:date="2020-04-22T16:33:00Z">
        <w:r w:rsidR="00B06401" w:rsidDel="00FB4EE9">
          <w:delText>u</w:delText>
        </w:r>
      </w:del>
      <w:r w:rsidR="00B06401">
        <w:t>ser has to select a base position enter a</w:t>
      </w:r>
      <w:r w:rsidR="009C0DFA">
        <w:t>n article which is havin</w:t>
      </w:r>
      <w:r w:rsidR="00D10D9E">
        <w:t>g accessories, then a popup will get displayed with available articles and user has</w:t>
      </w:r>
      <w:ins w:id="541" w:author="Narendar Reddy" w:date="2020-04-22T16:33:00Z">
        <w:r w:rsidR="00F64759">
          <w:t xml:space="preserve"> to</w:t>
        </w:r>
      </w:ins>
      <w:r w:rsidR="00D10D9E">
        <w:t xml:space="preserve"> enter dimensions if not available and quantity for every article.</w:t>
      </w:r>
    </w:p>
    <w:p w14:paraId="135083A7" w14:textId="77777777" w:rsidR="000E32D5" w:rsidRDefault="000E32D5" w:rsidP="008878D8">
      <w:pPr>
        <w:jc w:val="center"/>
      </w:pPr>
      <w:r w:rsidRPr="000E32D5">
        <w:rPr>
          <w:noProof/>
          <w:lang w:bidi="ar-SA"/>
        </w:rPr>
        <w:drawing>
          <wp:inline distT="0" distB="0" distL="0" distR="0" wp14:anchorId="0BD78A39" wp14:editId="66DE5FE2">
            <wp:extent cx="4637314" cy="2129895"/>
            <wp:effectExtent l="19050" t="19050" r="11430"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7720" cy="2134675"/>
                    </a:xfrm>
                    <a:prstGeom prst="rect">
                      <a:avLst/>
                    </a:prstGeom>
                    <a:ln>
                      <a:solidFill>
                        <a:schemeClr val="tx1"/>
                      </a:solidFill>
                    </a:ln>
                  </pic:spPr>
                </pic:pic>
              </a:graphicData>
            </a:graphic>
          </wp:inline>
        </w:drawing>
      </w:r>
    </w:p>
    <w:p w14:paraId="12D75C50" w14:textId="77777777" w:rsidR="002807CA" w:rsidRDefault="00046B1B" w:rsidP="00046B1B">
      <w:pPr>
        <w:pStyle w:val="Heading4"/>
      </w:pPr>
      <w:r>
        <w:lastRenderedPageBreak/>
        <w:t>Long Description</w:t>
      </w:r>
    </w:p>
    <w:p w14:paraId="6AFD16D7" w14:textId="77777777" w:rsidR="006057E7" w:rsidRDefault="00046B1B" w:rsidP="00046B1B">
      <w:r>
        <w:t xml:space="preserve">User can update long </w:t>
      </w:r>
      <w:r w:rsidR="0043405E">
        <w:t>description to</w:t>
      </w:r>
      <w:r>
        <w:t xml:space="preserve"> positions using this section. There is a button to open long description mask. If any position is not having the short description, it will pick first 80 characters from long description as </w:t>
      </w:r>
      <w:r w:rsidR="0043405E">
        <w:t>short description.</w:t>
      </w:r>
    </w:p>
    <w:p w14:paraId="0A6235A3" w14:textId="77777777" w:rsidR="003F3A12" w:rsidRDefault="006057E7" w:rsidP="003F3A12">
      <w:pPr>
        <w:jc w:val="center"/>
      </w:pPr>
      <w:r w:rsidRPr="006057E7">
        <w:rPr>
          <w:noProof/>
          <w:lang w:bidi="ar-SA"/>
        </w:rPr>
        <w:drawing>
          <wp:inline distT="0" distB="0" distL="0" distR="0" wp14:anchorId="7C113D43" wp14:editId="3C681D37">
            <wp:extent cx="3832010" cy="381837"/>
            <wp:effectExtent l="19050" t="19050" r="1651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2027" cy="400771"/>
                    </a:xfrm>
                    <a:prstGeom prst="rect">
                      <a:avLst/>
                    </a:prstGeom>
                    <a:ln>
                      <a:solidFill>
                        <a:schemeClr val="tx1"/>
                      </a:solidFill>
                    </a:ln>
                  </pic:spPr>
                </pic:pic>
              </a:graphicData>
            </a:graphic>
          </wp:inline>
        </w:drawing>
      </w:r>
    </w:p>
    <w:p w14:paraId="74B067AF" w14:textId="77777777" w:rsidR="003F3A12" w:rsidRDefault="00D206E1" w:rsidP="00D206E1">
      <w:pPr>
        <w:pStyle w:val="Heading4"/>
      </w:pPr>
      <w:r>
        <w:t>Docuware links</w:t>
      </w:r>
    </w:p>
    <w:p w14:paraId="2E868AA1" w14:textId="79B088F0" w:rsidR="00253F7D" w:rsidRDefault="00253F7D" w:rsidP="00952743">
      <w:r>
        <w:t xml:space="preserve">We can keep the documents related to a position </w:t>
      </w:r>
      <w:commentRangeStart w:id="542"/>
      <w:del w:id="543" w:author="Narendar Reddy" w:date="2020-04-22T16:34:00Z">
        <w:r w:rsidDel="001A01BD">
          <w:delText xml:space="preserve">a </w:delText>
        </w:r>
      </w:del>
      <w:commentRangeEnd w:id="542"/>
      <w:r w:rsidR="00D246A6">
        <w:rPr>
          <w:rStyle w:val="CommentReference"/>
        </w:rPr>
        <w:commentReference w:id="542"/>
      </w:r>
      <w:r>
        <w:t>in a specific storage and save the links in this fields. So that user can easily access them.</w:t>
      </w:r>
    </w:p>
    <w:p w14:paraId="7A81053F" w14:textId="77777777" w:rsidR="00F70B9C" w:rsidRDefault="00624876" w:rsidP="00F70B9C">
      <w:pPr>
        <w:jc w:val="center"/>
      </w:pPr>
      <w:r w:rsidRPr="00624876">
        <w:rPr>
          <w:noProof/>
          <w:lang w:bidi="ar-SA"/>
        </w:rPr>
        <w:drawing>
          <wp:inline distT="0" distB="0" distL="0" distR="0" wp14:anchorId="013593C9" wp14:editId="7F734076">
            <wp:extent cx="3858567" cy="1319580"/>
            <wp:effectExtent l="19050" t="19050" r="2794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2558" cy="1324365"/>
                    </a:xfrm>
                    <a:prstGeom prst="rect">
                      <a:avLst/>
                    </a:prstGeom>
                    <a:ln>
                      <a:solidFill>
                        <a:schemeClr val="tx1"/>
                      </a:solidFill>
                    </a:ln>
                  </pic:spPr>
                </pic:pic>
              </a:graphicData>
            </a:graphic>
          </wp:inline>
        </w:drawing>
      </w:r>
    </w:p>
    <w:p w14:paraId="42B33C05" w14:textId="77777777" w:rsidR="00F70B9C" w:rsidRPr="00952743" w:rsidRDefault="00F70B9C" w:rsidP="00D560B1">
      <w:pPr>
        <w:pStyle w:val="Heading4"/>
      </w:pPr>
      <w:r>
        <w:t>Cost M</w:t>
      </w:r>
      <w:r w:rsidR="00D560B1">
        <w:t>ultipliers</w:t>
      </w:r>
    </w:p>
    <w:p w14:paraId="711268A6" w14:textId="1195497A" w:rsidR="00D560B1" w:rsidRDefault="00D560B1" w:rsidP="009B7C9A">
      <w:r>
        <w:t xml:space="preserve">User can add cost multipliers to positions independently to material and montage. Initially general Multis from Multi1-Multi4 and these values will also come from article meta data based on project submission date. Coming to other 2 Multis, one can be applied before </w:t>
      </w:r>
      <w:ins w:id="544" w:author="Narendar Reddy" w:date="2020-04-22T16:34:00Z">
        <w:r w:rsidR="00B2771B">
          <w:t>Selbstkosten</w:t>
        </w:r>
        <w:r w:rsidR="00B2771B" w:rsidDel="00B2771B">
          <w:t xml:space="preserve"> </w:t>
        </w:r>
      </w:ins>
      <w:commentRangeStart w:id="545"/>
      <w:del w:id="546" w:author="Narendar Reddy" w:date="2020-04-22T16:34:00Z">
        <w:r w:rsidDel="00B2771B">
          <w:delText xml:space="preserve">selbskosten </w:delText>
        </w:r>
        <w:commentRangeEnd w:id="545"/>
        <w:r w:rsidR="0059544B" w:rsidDel="00B2771B">
          <w:rPr>
            <w:rStyle w:val="CommentReference"/>
          </w:rPr>
          <w:commentReference w:id="545"/>
        </w:r>
      </w:del>
      <w:r>
        <w:t xml:space="preserve">price and another before </w:t>
      </w:r>
      <w:ins w:id="547" w:author="Narendar Reddy" w:date="2020-04-22T16:34:00Z">
        <w:r w:rsidR="00B2279A">
          <w:t>Verkaufskosten</w:t>
        </w:r>
        <w:r w:rsidR="00B2279A" w:rsidDel="00B2279A">
          <w:t xml:space="preserve"> </w:t>
        </w:r>
      </w:ins>
      <w:commentRangeStart w:id="548"/>
      <w:del w:id="549" w:author="Narendar Reddy" w:date="2020-04-22T16:34:00Z">
        <w:r w:rsidDel="00B2279A">
          <w:delText>verkufkosten</w:delText>
        </w:r>
        <w:commentRangeEnd w:id="548"/>
        <w:r w:rsidR="00ED13E7" w:rsidDel="00B2279A">
          <w:rPr>
            <w:rStyle w:val="CommentReference"/>
          </w:rPr>
          <w:commentReference w:id="548"/>
        </w:r>
        <w:r w:rsidDel="00B2279A">
          <w:delText xml:space="preserve"> </w:delText>
        </w:r>
      </w:del>
      <w:r>
        <w:t>price. All these Multis can increase the price of posit</w:t>
      </w:r>
      <w:ins w:id="550" w:author="Narendar Reddy" w:date="2020-04-22T16:34:00Z">
        <w:r w:rsidR="00D97551">
          <w:t>i</w:t>
        </w:r>
      </w:ins>
      <w:r>
        <w:t>on or decrease the price of position.</w:t>
      </w:r>
    </w:p>
    <w:p w14:paraId="6A45AA87" w14:textId="77777777" w:rsidR="00D560B1" w:rsidRDefault="00D560B1" w:rsidP="00D560B1">
      <w:pPr>
        <w:jc w:val="center"/>
      </w:pPr>
      <w:r w:rsidRPr="00D560B1">
        <w:rPr>
          <w:noProof/>
          <w:lang w:bidi="ar-SA"/>
        </w:rPr>
        <w:drawing>
          <wp:inline distT="0" distB="0" distL="0" distR="0" wp14:anchorId="037CE2C9" wp14:editId="6914F808">
            <wp:extent cx="5943600" cy="1046480"/>
            <wp:effectExtent l="19050" t="19050" r="19050"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46480"/>
                    </a:xfrm>
                    <a:prstGeom prst="rect">
                      <a:avLst/>
                    </a:prstGeom>
                    <a:ln>
                      <a:solidFill>
                        <a:schemeClr val="tx1"/>
                      </a:solidFill>
                    </a:ln>
                  </pic:spPr>
                </pic:pic>
              </a:graphicData>
            </a:graphic>
          </wp:inline>
        </w:drawing>
      </w:r>
    </w:p>
    <w:p w14:paraId="0DABF18F" w14:textId="77777777" w:rsidR="009D54B6" w:rsidRDefault="009D54B6" w:rsidP="009D54B6">
      <w:pPr>
        <w:pStyle w:val="Heading4"/>
      </w:pPr>
      <w:r>
        <w:t>Position prices locking</w:t>
      </w:r>
    </w:p>
    <w:p w14:paraId="185EBFBC" w14:textId="77777777" w:rsidR="009D54B6" w:rsidRDefault="009D54B6" w:rsidP="009D54B6">
      <w:r>
        <w:t>User can also lock positions for editing the</w:t>
      </w:r>
      <w:r w:rsidR="00DA7464">
        <w:t xml:space="preserve"> material and montage </w:t>
      </w:r>
      <w:r>
        <w:t>prices</w:t>
      </w:r>
      <w:r w:rsidR="00DA7464">
        <w:t xml:space="preserve"> separately</w:t>
      </w:r>
      <w:r>
        <w:t>. These locks will start after Einka</w:t>
      </w:r>
      <w:r w:rsidR="002272A4">
        <w:t>u</w:t>
      </w:r>
      <w:r>
        <w:t>fspreis. Below is the explanation about the same.</w:t>
      </w:r>
    </w:p>
    <w:p w14:paraId="05EE5F66" w14:textId="77777777" w:rsidR="009D54B6" w:rsidRDefault="009D54B6" w:rsidP="009D54B6">
      <w:r>
        <w:t xml:space="preserve">If a position </w:t>
      </w:r>
      <w:r w:rsidR="00DA7464">
        <w:t xml:space="preserve">is </w:t>
      </w:r>
      <w:r w:rsidR="006258C0">
        <w:t xml:space="preserve">locked </w:t>
      </w:r>
      <w:r w:rsidR="00385395">
        <w:t>after Ein</w:t>
      </w:r>
      <w:r w:rsidR="006258C0">
        <w:t>kaufspreis, then user cannot edit any prices before Einkaufspreis and Einkaufspreis.</w:t>
      </w:r>
    </w:p>
    <w:p w14:paraId="24CE8633" w14:textId="7F6EEF5E" w:rsidR="006258C0" w:rsidRDefault="006258C0" w:rsidP="009D54B6">
      <w:r>
        <w:t xml:space="preserve">Above behavior is same for </w:t>
      </w:r>
      <w:ins w:id="551" w:author="Narendar Reddy" w:date="2020-04-22T16:34:00Z">
        <w:r w:rsidR="008556E4">
          <w:t>Selbstkosten</w:t>
        </w:r>
        <w:r w:rsidR="008556E4" w:rsidDel="00B2771B">
          <w:t xml:space="preserve"> </w:t>
        </w:r>
      </w:ins>
      <w:commentRangeStart w:id="552"/>
      <w:del w:id="553" w:author="Narendar Reddy" w:date="2020-04-22T16:34:00Z">
        <w:r w:rsidDel="008556E4">
          <w:delText xml:space="preserve">Selbskosten </w:delText>
        </w:r>
        <w:commentRangeEnd w:id="552"/>
        <w:r w:rsidR="00ED13E7" w:rsidDel="008556E4">
          <w:rPr>
            <w:rStyle w:val="CommentReference"/>
          </w:rPr>
          <w:commentReference w:id="552"/>
        </w:r>
      </w:del>
      <w:r>
        <w:t>locks and verkaufskosten.</w:t>
      </w:r>
    </w:p>
    <w:p w14:paraId="21FF2A92" w14:textId="77777777" w:rsidR="004440A0" w:rsidRDefault="004440A0" w:rsidP="00A667F2">
      <w:pPr>
        <w:jc w:val="center"/>
      </w:pPr>
      <w:r>
        <w:rPr>
          <w:noProof/>
          <w:lang w:bidi="ar-SA"/>
        </w:rPr>
        <w:lastRenderedPageBreak/>
        <w:drawing>
          <wp:inline distT="0" distB="0" distL="0" distR="0" wp14:anchorId="647C41E4" wp14:editId="0DF8B2C1">
            <wp:extent cx="5963920" cy="10648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3920" cy="1064895"/>
                    </a:xfrm>
                    <a:prstGeom prst="rect">
                      <a:avLst/>
                    </a:prstGeom>
                    <a:noFill/>
                    <a:ln>
                      <a:noFill/>
                    </a:ln>
                  </pic:spPr>
                </pic:pic>
              </a:graphicData>
            </a:graphic>
          </wp:inline>
        </w:drawing>
      </w:r>
    </w:p>
    <w:p w14:paraId="5510E6EC" w14:textId="77777777" w:rsidR="00F506E7" w:rsidRDefault="00F506E7" w:rsidP="00F506E7">
      <w:pPr>
        <w:pStyle w:val="Heading4"/>
      </w:pPr>
      <w:r>
        <w:t>Delete Positions</w:t>
      </w:r>
    </w:p>
    <w:p w14:paraId="0477DB4E" w14:textId="3AE1F6DA" w:rsidR="00F506E7" w:rsidRDefault="00F506E7" w:rsidP="00F506E7">
      <w:r>
        <w:t>User can also delete posit</w:t>
      </w:r>
      <w:ins w:id="554" w:author="Narendar Reddy" w:date="2020-04-22T16:34:00Z">
        <w:r w:rsidR="00DC00EB">
          <w:t>i</w:t>
        </w:r>
      </w:ins>
      <w:r>
        <w:t>ons from a project. Once position is deleted all other dependent data will get deleted from other modules. User can delete a position in 3 ways below.</w:t>
      </w:r>
    </w:p>
    <w:p w14:paraId="05250493" w14:textId="2A274187" w:rsidR="00F506E7" w:rsidRDefault="00F506E7" w:rsidP="00F506E7">
      <w:pPr>
        <w:pStyle w:val="ListParagraph"/>
        <w:numPr>
          <w:ilvl w:val="0"/>
          <w:numId w:val="11"/>
        </w:numPr>
      </w:pPr>
      <w:r>
        <w:t>Right click on a posit</w:t>
      </w:r>
      <w:ins w:id="555" w:author="Narendar Reddy" w:date="2020-04-22T16:35:00Z">
        <w:r w:rsidR="008864C0">
          <w:t>i</w:t>
        </w:r>
      </w:ins>
      <w:r>
        <w:t>on and select delete option.</w:t>
      </w:r>
    </w:p>
    <w:p w14:paraId="782D2895" w14:textId="77777777" w:rsidR="00F506E7" w:rsidRDefault="00F506E7" w:rsidP="00F506E7">
      <w:pPr>
        <w:pStyle w:val="ListParagraph"/>
        <w:numPr>
          <w:ilvl w:val="0"/>
          <w:numId w:val="11"/>
        </w:numPr>
      </w:pPr>
      <w:r>
        <w:t>Select a position and press Alt + F5 key combination.</w:t>
      </w:r>
    </w:p>
    <w:p w14:paraId="777ACA45" w14:textId="01FA2008" w:rsidR="00F506E7" w:rsidRPr="00196126" w:rsidRDefault="00F506E7" w:rsidP="00F506E7">
      <w:pPr>
        <w:pStyle w:val="ListParagraph"/>
        <w:numPr>
          <w:ilvl w:val="0"/>
          <w:numId w:val="11"/>
        </w:numPr>
      </w:pPr>
      <w:r>
        <w:t>Select a posit</w:t>
      </w:r>
      <w:ins w:id="556" w:author="Narendar Reddy" w:date="2020-04-22T16:35:00Z">
        <w:r w:rsidR="004F4748">
          <w:t>i</w:t>
        </w:r>
      </w:ins>
      <w:r>
        <w:t>on and click delete button on main form.</w:t>
      </w:r>
    </w:p>
    <w:p w14:paraId="3CAEB9DE" w14:textId="77777777" w:rsidR="00F506E7" w:rsidRDefault="00F506E7" w:rsidP="00F506E7">
      <w:pPr>
        <w:pStyle w:val="Heading4"/>
      </w:pPr>
      <w:r>
        <w:t>Copy Positions</w:t>
      </w:r>
    </w:p>
    <w:p w14:paraId="161D5CC8" w14:textId="0930B1DD" w:rsidR="00F506E7" w:rsidRDefault="00F506E7" w:rsidP="00F506E7">
      <w:pPr>
        <w:rPr>
          <w:ins w:id="557" w:author="Narendar Reddy" w:date="2020-04-22T16:40:00Z"/>
        </w:rPr>
      </w:pPr>
      <w:r>
        <w:t>User can copy a position by changing the OZ number in LV Details and Press F4 key. Then selected position will get copied with new OZ number.</w:t>
      </w:r>
    </w:p>
    <w:p w14:paraId="676F2FAF" w14:textId="77777777" w:rsidR="00B20D9D" w:rsidRPr="00EB1E05" w:rsidRDefault="00B20D9D" w:rsidP="00B20D9D">
      <w:pPr>
        <w:rPr>
          <w:ins w:id="558" w:author="Narendar Reddy" w:date="2020-04-22T16:40:00Z"/>
          <w:color w:val="000000" w:themeColor="text1"/>
        </w:rPr>
      </w:pPr>
      <w:ins w:id="559" w:author="Narendar Reddy" w:date="2020-04-22T16:40:00Z">
        <w:r w:rsidRPr="00EB1E05">
          <w:rPr>
            <w:color w:val="000000" w:themeColor="text1"/>
          </w:rPr>
          <w:t>Other ways to copy the positions</w:t>
        </w:r>
      </w:ins>
    </w:p>
    <w:p w14:paraId="2F8545F6" w14:textId="77777777" w:rsidR="00B20D9D" w:rsidRPr="00EB1E05" w:rsidRDefault="00B20D9D">
      <w:pPr>
        <w:pStyle w:val="ListParagraph"/>
        <w:numPr>
          <w:ilvl w:val="0"/>
          <w:numId w:val="16"/>
        </w:numPr>
        <w:rPr>
          <w:ins w:id="560" w:author="Narendar Reddy" w:date="2020-04-22T16:40:00Z"/>
          <w:color w:val="000000" w:themeColor="text1"/>
        </w:rPr>
        <w:pPrChange w:id="561" w:author="Narendar Reddy" w:date="2020-04-22T16:40:00Z">
          <w:pPr>
            <w:pStyle w:val="ListParagraph"/>
            <w:numPr>
              <w:numId w:val="15"/>
            </w:numPr>
            <w:ind w:hanging="360"/>
          </w:pPr>
        </w:pPrChange>
      </w:pPr>
      <w:ins w:id="562" w:author="Narendar Reddy" w:date="2020-04-22T16:40:00Z">
        <w:r w:rsidRPr="00EB1E05">
          <w:rPr>
            <w:color w:val="000000" w:themeColor="text1"/>
          </w:rPr>
          <w:t>Select a position and click Copy button on main form.</w:t>
        </w:r>
      </w:ins>
    </w:p>
    <w:p w14:paraId="2C242069" w14:textId="26D9ABBC" w:rsidR="00B20D9D" w:rsidRPr="00F506E7" w:rsidRDefault="00B20D9D">
      <w:pPr>
        <w:pStyle w:val="ListParagraph"/>
        <w:numPr>
          <w:ilvl w:val="0"/>
          <w:numId w:val="16"/>
        </w:numPr>
        <w:pPrChange w:id="563" w:author="Narendar Reddy" w:date="2020-04-22T16:40:00Z">
          <w:pPr/>
        </w:pPrChange>
      </w:pPr>
      <w:ins w:id="564" w:author="Narendar Reddy" w:date="2020-04-22T16:40:00Z">
        <w:r w:rsidRPr="006D3403">
          <w:rPr>
            <w:color w:val="000000" w:themeColor="text1"/>
            <w:rPrChange w:id="565" w:author="Narendar Reddy" w:date="2020-04-22T16:40:00Z">
              <w:rPr/>
            </w:rPrChange>
          </w:rPr>
          <w:t>Right click on a position and select Copy option.</w:t>
        </w:r>
      </w:ins>
    </w:p>
    <w:p w14:paraId="7F7D240B" w14:textId="77777777" w:rsidR="00D560B1" w:rsidRPr="00C56216" w:rsidRDefault="00E15040" w:rsidP="009B7C9A">
      <w:r>
        <w:t>Here is the complete screenshot of Cost details mask.</w:t>
      </w:r>
    </w:p>
    <w:p w14:paraId="7EDCAD75" w14:textId="77777777" w:rsidR="002A5A31" w:rsidRPr="001D6A5E" w:rsidRDefault="002A5A31" w:rsidP="001D6A5E">
      <w:r w:rsidRPr="002A5A31">
        <w:rPr>
          <w:noProof/>
          <w:lang w:bidi="ar-SA"/>
        </w:rPr>
        <w:drawing>
          <wp:inline distT="0" distB="0" distL="0" distR="0" wp14:anchorId="18EE514F" wp14:editId="09B20A36">
            <wp:extent cx="5943600" cy="2359660"/>
            <wp:effectExtent l="19050" t="19050" r="1905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59660"/>
                    </a:xfrm>
                    <a:prstGeom prst="rect">
                      <a:avLst/>
                    </a:prstGeom>
                    <a:ln>
                      <a:solidFill>
                        <a:schemeClr val="tx1"/>
                      </a:solidFill>
                    </a:ln>
                  </pic:spPr>
                </pic:pic>
              </a:graphicData>
            </a:graphic>
          </wp:inline>
        </w:drawing>
      </w:r>
    </w:p>
    <w:p w14:paraId="72F75E42" w14:textId="77777777" w:rsidR="0034381E" w:rsidRDefault="00571D2A" w:rsidP="0034381E">
      <w:pPr>
        <w:pStyle w:val="Heading3"/>
      </w:pPr>
      <w:bookmarkStart w:id="566" w:name="_Toc38467118"/>
      <w:r>
        <w:t>Tabular View</w:t>
      </w:r>
      <w:bookmarkEnd w:id="566"/>
    </w:p>
    <w:p w14:paraId="16E7F474" w14:textId="77777777" w:rsidR="0017487A" w:rsidRDefault="0034381E" w:rsidP="0034381E">
      <w:r>
        <w:t xml:space="preserve">Tool will display </w:t>
      </w:r>
      <w:r w:rsidR="009041D6">
        <w:t>all the positions in a tree list with parent and child relationship. User also can edit positions like assigning the articles, Menge an</w:t>
      </w:r>
      <w:del w:id="567" w:author="Narendar Reddy" w:date="2020-04-22T16:36:00Z">
        <w:r w:rsidR="009041D6" w:rsidDel="00CD2AEB">
          <w:delText xml:space="preserve"> </w:delText>
        </w:r>
      </w:del>
      <w:r w:rsidR="009041D6">
        <w:t>d etc… tree list will roll up the values of positions to titles and subtitles.</w:t>
      </w:r>
      <w:r w:rsidR="0017487A">
        <w:t xml:space="preserve"> Tree list will also support below operations</w:t>
      </w:r>
    </w:p>
    <w:p w14:paraId="5B99BDF6" w14:textId="77777777" w:rsidR="0017487A" w:rsidRDefault="0017487A" w:rsidP="0017487A">
      <w:pPr>
        <w:pStyle w:val="ListParagraph"/>
        <w:numPr>
          <w:ilvl w:val="0"/>
          <w:numId w:val="10"/>
        </w:numPr>
      </w:pPr>
      <w:r>
        <w:t>Drag and drop positions within same parent and across the parents.</w:t>
      </w:r>
    </w:p>
    <w:p w14:paraId="34196C92" w14:textId="77777777" w:rsidR="0017487A" w:rsidRDefault="0017487A" w:rsidP="0017487A">
      <w:pPr>
        <w:pStyle w:val="ListParagraph"/>
        <w:numPr>
          <w:ilvl w:val="0"/>
          <w:numId w:val="10"/>
        </w:numPr>
      </w:pPr>
      <w:r>
        <w:t>Copy and paste LV position along with detail KZ positions.</w:t>
      </w:r>
    </w:p>
    <w:p w14:paraId="4E66ED96" w14:textId="77777777" w:rsidR="0017487A" w:rsidRDefault="0017487A" w:rsidP="0017487A">
      <w:pPr>
        <w:pStyle w:val="ListParagraph"/>
        <w:numPr>
          <w:ilvl w:val="0"/>
          <w:numId w:val="10"/>
        </w:numPr>
      </w:pPr>
      <w:r>
        <w:t>Copy and paste detail KZ positions.</w:t>
      </w:r>
    </w:p>
    <w:p w14:paraId="5DB57772" w14:textId="77777777" w:rsidR="0064450D" w:rsidRDefault="0064450D" w:rsidP="0064450D">
      <w:pPr>
        <w:jc w:val="center"/>
      </w:pPr>
      <w:r w:rsidRPr="0064450D">
        <w:rPr>
          <w:noProof/>
          <w:lang w:bidi="ar-SA"/>
        </w:rPr>
        <w:lastRenderedPageBreak/>
        <w:drawing>
          <wp:inline distT="0" distB="0" distL="0" distR="0" wp14:anchorId="0E3E6A2D" wp14:editId="0B7BE870">
            <wp:extent cx="5943600" cy="3622675"/>
            <wp:effectExtent l="19050" t="19050" r="19050"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22675"/>
                    </a:xfrm>
                    <a:prstGeom prst="rect">
                      <a:avLst/>
                    </a:prstGeom>
                    <a:ln>
                      <a:solidFill>
                        <a:schemeClr val="tx1"/>
                      </a:solidFill>
                    </a:ln>
                  </pic:spPr>
                </pic:pic>
              </a:graphicData>
            </a:graphic>
          </wp:inline>
        </w:drawing>
      </w:r>
    </w:p>
    <w:p w14:paraId="15B43618" w14:textId="77777777" w:rsidR="002B6A4D" w:rsidRDefault="00571D2A" w:rsidP="002B6A4D">
      <w:pPr>
        <w:pStyle w:val="Heading3"/>
      </w:pPr>
      <w:bookmarkStart w:id="568" w:name="_Toc38467119"/>
      <w:r>
        <w:t>Bulk Processing</w:t>
      </w:r>
      <w:bookmarkEnd w:id="568"/>
    </w:p>
    <w:p w14:paraId="3D8BFCDA" w14:textId="22FF610F" w:rsidR="00EC03DE" w:rsidRDefault="002B6A4D" w:rsidP="002B6A4D">
      <w:r>
        <w:t xml:space="preserve">This section is for updating multiple positions at a time. Here there will be two actions to update, in the action A, user can update </w:t>
      </w:r>
      <w:ins w:id="569" w:author="Narendar Reddy" w:date="2020-04-22T16:37:00Z">
        <w:r w:rsidR="00962B89">
          <w:t>Selbstkosten</w:t>
        </w:r>
        <w:r w:rsidR="00962B89" w:rsidDel="00B2771B">
          <w:t xml:space="preserve"> </w:t>
        </w:r>
      </w:ins>
      <w:commentRangeStart w:id="570"/>
      <w:del w:id="571" w:author="Narendar Reddy" w:date="2020-04-22T16:37:00Z">
        <w:r w:rsidDel="00962B89">
          <w:delText>selbskosten</w:delText>
        </w:r>
        <w:commentRangeEnd w:id="570"/>
        <w:r w:rsidR="004236A5" w:rsidDel="00962B89">
          <w:rPr>
            <w:rStyle w:val="CommentReference"/>
          </w:rPr>
          <w:commentReference w:id="570"/>
        </w:r>
        <w:r w:rsidDel="00962B89">
          <w:delText xml:space="preserve"> </w:delText>
        </w:r>
      </w:del>
      <w:r>
        <w:t>and verkuafskosten Multis for material and montage.</w:t>
      </w:r>
      <w:r w:rsidR="00EC03DE">
        <w:t>In the action B, user can update Menge, MA KZ, MO KZ , Preis Text, Article Number, Typ and etc…</w:t>
      </w:r>
    </w:p>
    <w:p w14:paraId="3E7011A2" w14:textId="77777777" w:rsidR="00464BB7" w:rsidRDefault="00464BB7" w:rsidP="002B6A4D">
      <w:r>
        <w:t>Here user can filter position in below 3 ways.</w:t>
      </w:r>
    </w:p>
    <w:p w14:paraId="6C6156E8" w14:textId="77777777" w:rsidR="00464BB7" w:rsidRDefault="00464BB7" w:rsidP="00464BB7">
      <w:pPr>
        <w:pStyle w:val="ListParagraph"/>
        <w:numPr>
          <w:ilvl w:val="0"/>
          <w:numId w:val="12"/>
        </w:numPr>
      </w:pPr>
      <w:r>
        <w:t>By LV Positions</w:t>
      </w:r>
    </w:p>
    <w:p w14:paraId="6D4FE110" w14:textId="77777777" w:rsidR="00464BB7" w:rsidRDefault="00464BB7" w:rsidP="00464BB7">
      <w:pPr>
        <w:pStyle w:val="ListParagraph"/>
        <w:numPr>
          <w:ilvl w:val="0"/>
          <w:numId w:val="12"/>
        </w:numPr>
      </w:pPr>
      <w:r>
        <w:t>By Titles and Sub Titles</w:t>
      </w:r>
    </w:p>
    <w:p w14:paraId="2C7A1A79" w14:textId="77777777" w:rsidR="00464BB7" w:rsidRDefault="00464BB7" w:rsidP="00464BB7">
      <w:pPr>
        <w:pStyle w:val="ListParagraph"/>
        <w:numPr>
          <w:ilvl w:val="0"/>
          <w:numId w:val="12"/>
        </w:numPr>
      </w:pPr>
      <w:r>
        <w:t>By Articles</w:t>
      </w:r>
    </w:p>
    <w:p w14:paraId="635670F1" w14:textId="77777777" w:rsidR="00EC03DE" w:rsidRPr="002B6A4D" w:rsidRDefault="00EC03DE" w:rsidP="002B6A4D">
      <w:r w:rsidRPr="00EC03DE">
        <w:rPr>
          <w:noProof/>
          <w:lang w:bidi="ar-SA"/>
        </w:rPr>
        <w:drawing>
          <wp:inline distT="0" distB="0" distL="0" distR="0" wp14:anchorId="2B90CAFC" wp14:editId="6CC7E529">
            <wp:extent cx="5943600" cy="24441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44115"/>
                    </a:xfrm>
                    <a:prstGeom prst="rect">
                      <a:avLst/>
                    </a:prstGeom>
                  </pic:spPr>
                </pic:pic>
              </a:graphicData>
            </a:graphic>
          </wp:inline>
        </w:drawing>
      </w:r>
    </w:p>
    <w:p w14:paraId="0637B75A" w14:textId="77777777" w:rsidR="00571D2A" w:rsidRDefault="00571D2A" w:rsidP="00B97B36">
      <w:pPr>
        <w:pStyle w:val="Heading3"/>
      </w:pPr>
      <w:bookmarkStart w:id="572" w:name="_Toc38467120"/>
      <w:r>
        <w:lastRenderedPageBreak/>
        <w:t>Multi5</w:t>
      </w:r>
      <w:bookmarkEnd w:id="572"/>
    </w:p>
    <w:p w14:paraId="2281BD75" w14:textId="2C85C257" w:rsidR="00A136AA" w:rsidRDefault="00606858" w:rsidP="00606858">
      <w:r>
        <w:t>This is section is for analyzing and updat</w:t>
      </w:r>
      <w:ins w:id="573" w:author="Narendar Reddy" w:date="2020-04-22T16:37:00Z">
        <w:r w:rsidR="00CB1546">
          <w:t>ing</w:t>
        </w:r>
      </w:ins>
      <w:del w:id="574" w:author="Narendar Reddy" w:date="2020-04-22T16:37:00Z">
        <w:r w:rsidDel="00CB1546">
          <w:delText>ed</w:delText>
        </w:r>
      </w:del>
      <w:r>
        <w:t xml:space="preserve"> new </w:t>
      </w:r>
      <w:ins w:id="575" w:author="Narendar Reddy" w:date="2020-04-22T16:37:00Z">
        <w:r w:rsidR="00701656">
          <w:t>Selbstkosten</w:t>
        </w:r>
        <w:r w:rsidR="00701656" w:rsidDel="00B2771B">
          <w:t xml:space="preserve"> </w:t>
        </w:r>
      </w:ins>
      <w:commentRangeStart w:id="576"/>
      <w:del w:id="577" w:author="Narendar Reddy" w:date="2020-04-22T16:37:00Z">
        <w:r w:rsidDel="00701656">
          <w:delText>Selbskosten</w:delText>
        </w:r>
        <w:commentRangeEnd w:id="576"/>
        <w:r w:rsidR="00AF76C9" w:rsidDel="00701656">
          <w:rPr>
            <w:rStyle w:val="CommentReference"/>
          </w:rPr>
          <w:commentReference w:id="576"/>
        </w:r>
        <w:r w:rsidDel="00701656">
          <w:delText xml:space="preserve"> </w:delText>
        </w:r>
      </w:del>
      <w:r>
        <w:t>Multi to position</w:t>
      </w:r>
      <w:r w:rsidR="00A136AA">
        <w:t>s filtered by LV Sections. Here user can update factor</w:t>
      </w:r>
      <w:r w:rsidR="00BE4AF6">
        <w:t xml:space="preserve"> by</w:t>
      </w:r>
      <w:r w:rsidR="00F55732">
        <w:t xml:space="preserve"> article </w:t>
      </w:r>
      <w:r w:rsidR="00107B68">
        <w:t>and supplier wise.</w:t>
      </w:r>
      <w:r w:rsidR="00F161DB">
        <w:t xml:space="preserve"> This can be done only for material.</w:t>
      </w:r>
    </w:p>
    <w:p w14:paraId="664DE919" w14:textId="77777777" w:rsidR="000F79D9" w:rsidRPr="00606858" w:rsidRDefault="000F79D9" w:rsidP="009A7A44">
      <w:pPr>
        <w:jc w:val="center"/>
      </w:pPr>
      <w:r w:rsidRPr="000F79D9">
        <w:rPr>
          <w:noProof/>
          <w:lang w:bidi="ar-SA"/>
        </w:rPr>
        <w:drawing>
          <wp:inline distT="0" distB="0" distL="0" distR="0" wp14:anchorId="4BAF37E6" wp14:editId="1C0062E0">
            <wp:extent cx="3900115" cy="940861"/>
            <wp:effectExtent l="19050" t="19050" r="24765"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1140" cy="948345"/>
                    </a:xfrm>
                    <a:prstGeom prst="rect">
                      <a:avLst/>
                    </a:prstGeom>
                    <a:ln>
                      <a:solidFill>
                        <a:schemeClr val="tx1"/>
                      </a:solidFill>
                    </a:ln>
                  </pic:spPr>
                </pic:pic>
              </a:graphicData>
            </a:graphic>
          </wp:inline>
        </w:drawing>
      </w:r>
    </w:p>
    <w:p w14:paraId="55F45BBE" w14:textId="77777777" w:rsidR="00571D2A" w:rsidRDefault="00571D2A" w:rsidP="00B97B36">
      <w:pPr>
        <w:pStyle w:val="Heading3"/>
      </w:pPr>
      <w:bookmarkStart w:id="578" w:name="_Toc38467121"/>
      <w:r>
        <w:t>Multi6</w:t>
      </w:r>
      <w:bookmarkEnd w:id="578"/>
    </w:p>
    <w:p w14:paraId="1A7064F0" w14:textId="77777777" w:rsidR="00F662EB" w:rsidRDefault="00F662EB" w:rsidP="00F662EB">
      <w:r>
        <w:t xml:space="preserve">This is section is for analyzing and updating Verkuafskosten Multis to </w:t>
      </w:r>
      <w:r w:rsidR="00BE4AF6">
        <w:t xml:space="preserve">positions filtered by LV Sections. Here user can update factors by article and supplier wise. This </w:t>
      </w:r>
      <w:r w:rsidR="005567AC">
        <w:t>can be done for material and montage.</w:t>
      </w:r>
    </w:p>
    <w:p w14:paraId="64DD07A7" w14:textId="77777777" w:rsidR="004C79CD" w:rsidRPr="00F662EB" w:rsidRDefault="004C79CD" w:rsidP="009A7A44">
      <w:pPr>
        <w:jc w:val="center"/>
      </w:pPr>
      <w:r w:rsidRPr="004C79CD">
        <w:rPr>
          <w:noProof/>
          <w:lang w:bidi="ar-SA"/>
        </w:rPr>
        <w:drawing>
          <wp:inline distT="0" distB="0" distL="0" distR="0" wp14:anchorId="55DDE991" wp14:editId="3D563060">
            <wp:extent cx="3824578" cy="992919"/>
            <wp:effectExtent l="19050" t="19050" r="24130"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6168" cy="998524"/>
                    </a:xfrm>
                    <a:prstGeom prst="rect">
                      <a:avLst/>
                    </a:prstGeom>
                    <a:ln>
                      <a:solidFill>
                        <a:schemeClr val="tx1"/>
                      </a:solidFill>
                    </a:ln>
                  </pic:spPr>
                </pic:pic>
              </a:graphicData>
            </a:graphic>
          </wp:inline>
        </w:drawing>
      </w:r>
    </w:p>
    <w:p w14:paraId="0E7B81EA" w14:textId="77777777" w:rsidR="00571D2A" w:rsidRDefault="00571D2A" w:rsidP="00B97B36">
      <w:pPr>
        <w:pStyle w:val="Heading3"/>
      </w:pPr>
      <w:bookmarkStart w:id="579" w:name="_Toc38467122"/>
      <w:r>
        <w:t>Special Costs</w:t>
      </w:r>
      <w:bookmarkEnd w:id="579"/>
    </w:p>
    <w:p w14:paraId="3333A53B" w14:textId="77777777" w:rsidR="003C16FA" w:rsidRDefault="003C16FA" w:rsidP="003C16FA">
      <w:r>
        <w:t>This section is for distributing the special costs equally on all positions under project</w:t>
      </w:r>
      <w:r w:rsidR="00C65C13">
        <w:t>. If any positions are locked before selbskosten, then special cost will not be distributed.</w:t>
      </w:r>
    </w:p>
    <w:p w14:paraId="5F569D40" w14:textId="77777777" w:rsidR="00586090" w:rsidRPr="003C16FA" w:rsidRDefault="00794DC3" w:rsidP="00586090">
      <w:pPr>
        <w:jc w:val="center"/>
      </w:pPr>
      <w:r w:rsidRPr="00794DC3">
        <w:rPr>
          <w:noProof/>
          <w:lang w:bidi="ar-SA"/>
        </w:rPr>
        <w:drawing>
          <wp:inline distT="0" distB="0" distL="0" distR="0" wp14:anchorId="2E8A9E67" wp14:editId="16EBB2DB">
            <wp:extent cx="4261883" cy="2290762"/>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9968" cy="2295108"/>
                    </a:xfrm>
                    <a:prstGeom prst="rect">
                      <a:avLst/>
                    </a:prstGeom>
                  </pic:spPr>
                </pic:pic>
              </a:graphicData>
            </a:graphic>
          </wp:inline>
        </w:drawing>
      </w:r>
    </w:p>
    <w:p w14:paraId="18DB91C5" w14:textId="77777777" w:rsidR="00281FB0" w:rsidRDefault="00571D2A" w:rsidP="00281FB0">
      <w:pPr>
        <w:pStyle w:val="Heading3"/>
      </w:pPr>
      <w:bookmarkStart w:id="580" w:name="_Toc38467123"/>
      <w:r>
        <w:t>Supplier Proposals/Price Enquiry</w:t>
      </w:r>
      <w:bookmarkEnd w:id="580"/>
    </w:p>
    <w:p w14:paraId="3A73ED29" w14:textId="77777777" w:rsidR="00974E49" w:rsidRDefault="00974E49" w:rsidP="00974E49">
      <w:r>
        <w:t xml:space="preserve">This section is for sending </w:t>
      </w:r>
      <w:r w:rsidR="00BB4303">
        <w:t xml:space="preserve">price enquiry with suppliers. User has to select LV section and then all the </w:t>
      </w:r>
      <w:r w:rsidR="001C29EC">
        <w:t xml:space="preserve">proposals i.e. saved and unsaved will be displayed. If it is unsaved proposal, on mouse click positions and suppliers related to selected article will be displayed. User can select multiple supplier up to 8 in supplier list box and </w:t>
      </w:r>
      <w:r w:rsidR="006F0E2A">
        <w:t>click on save button to convert as saved proposal.</w:t>
      </w:r>
    </w:p>
    <w:p w14:paraId="0C5E1963" w14:textId="77777777" w:rsidR="006F0E2A" w:rsidRDefault="006F0E2A" w:rsidP="00974E49">
      <w:r>
        <w:t xml:space="preserve">User can take a printout of saved proposal with all the positions. Also there are few other options like export to GEAB file, </w:t>
      </w:r>
      <w:r w:rsidR="00DE1F91">
        <w:t>sending</w:t>
      </w:r>
      <w:r>
        <w:t xml:space="preserve"> mail to supplier, Import GEAB file received from supplier on proposal.</w:t>
      </w:r>
    </w:p>
    <w:p w14:paraId="11009620" w14:textId="77777777" w:rsidR="00A85B39" w:rsidRDefault="00A85B39" w:rsidP="00974E49">
      <w:r w:rsidRPr="00A85B39">
        <w:rPr>
          <w:noProof/>
          <w:lang w:bidi="ar-SA"/>
        </w:rPr>
        <w:lastRenderedPageBreak/>
        <w:drawing>
          <wp:inline distT="0" distB="0" distL="0" distR="0" wp14:anchorId="6B394270" wp14:editId="0EB6BC73">
            <wp:extent cx="5943600" cy="3018790"/>
            <wp:effectExtent l="19050" t="19050" r="19050" b="101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18790"/>
                    </a:xfrm>
                    <a:prstGeom prst="rect">
                      <a:avLst/>
                    </a:prstGeom>
                    <a:ln>
                      <a:solidFill>
                        <a:schemeClr val="tx1"/>
                      </a:solidFill>
                    </a:ln>
                  </pic:spPr>
                </pic:pic>
              </a:graphicData>
            </a:graphic>
          </wp:inline>
        </w:drawing>
      </w:r>
    </w:p>
    <w:p w14:paraId="5E8C1514" w14:textId="77777777" w:rsidR="006F0E2A" w:rsidRPr="00974E49" w:rsidRDefault="006F0E2A" w:rsidP="00974E49"/>
    <w:p w14:paraId="3F1176BC" w14:textId="77777777" w:rsidR="00571D2A" w:rsidRDefault="00571D2A" w:rsidP="00B97B36">
      <w:pPr>
        <w:pStyle w:val="Heading3"/>
      </w:pPr>
      <w:bookmarkStart w:id="581" w:name="_Toc38467124"/>
      <w:r>
        <w:t>Price Entry/Price Comparison</w:t>
      </w:r>
      <w:bookmarkEnd w:id="581"/>
    </w:p>
    <w:p w14:paraId="1C04D54D" w14:textId="510A611C" w:rsidR="00CF74E0" w:rsidRDefault="00CF74E0" w:rsidP="00CF74E0">
      <w:r>
        <w:t xml:space="preserve">This is section is </w:t>
      </w:r>
      <w:commentRangeStart w:id="582"/>
      <w:del w:id="583" w:author="Narendar Reddy" w:date="2020-04-22T16:37:00Z">
        <w:r w:rsidDel="009C68EA">
          <w:delText xml:space="preserve">for </w:delText>
        </w:r>
        <w:commentRangeEnd w:id="582"/>
        <w:r w:rsidR="005A12B5" w:rsidDel="009C68EA">
          <w:rPr>
            <w:rStyle w:val="CommentReference"/>
          </w:rPr>
          <w:commentReference w:id="582"/>
        </w:r>
      </w:del>
      <w:ins w:id="584" w:author="Narendar Reddy" w:date="2020-04-22T16:37:00Z">
        <w:r w:rsidR="009C68EA">
          <w:t xml:space="preserve">to </w:t>
        </w:r>
      </w:ins>
      <w:r>
        <w:t xml:space="preserve">enter prices for proposed positions once tender received from supplier. User has to enter prices for positions to each </w:t>
      </w:r>
      <w:r w:rsidR="0090163F">
        <w:t>supplier</w:t>
      </w:r>
      <w:r>
        <w:t xml:space="preserve"> individually.</w:t>
      </w:r>
    </w:p>
    <w:p w14:paraId="0077BDFF" w14:textId="19091DEC" w:rsidR="00514033" w:rsidRDefault="00514033" w:rsidP="00CF74E0">
      <w:r>
        <w:t xml:space="preserve">Here user also can update values </w:t>
      </w:r>
      <w:r w:rsidR="004D4DD0">
        <w:t>by filtering positions and user also can see the existing values of each position.</w:t>
      </w:r>
      <w:r w:rsidR="008C5CB8">
        <w:t xml:space="preserve"> There will be four views of posit</w:t>
      </w:r>
      <w:ins w:id="585" w:author="Narendar Reddy" w:date="2020-04-22T16:37:00Z">
        <w:r w:rsidR="008A69ED">
          <w:t>i</w:t>
        </w:r>
      </w:ins>
      <w:r w:rsidR="008C5CB8">
        <w:t>ons below:</w:t>
      </w:r>
    </w:p>
    <w:p w14:paraId="0CC09D02" w14:textId="77777777" w:rsidR="008C5CB8" w:rsidRDefault="008C5CB8" w:rsidP="00480144">
      <w:pPr>
        <w:pStyle w:val="ListParagraph"/>
        <w:numPr>
          <w:ilvl w:val="0"/>
          <w:numId w:val="13"/>
        </w:numPr>
      </w:pPr>
      <w:r>
        <w:t>View positions with List prices</w:t>
      </w:r>
      <w:r w:rsidR="00781EC8">
        <w:t>.</w:t>
      </w:r>
    </w:p>
    <w:p w14:paraId="54540023" w14:textId="77777777" w:rsidR="008C5CB8" w:rsidRDefault="008C5CB8" w:rsidP="00480144">
      <w:pPr>
        <w:pStyle w:val="ListParagraph"/>
        <w:numPr>
          <w:ilvl w:val="0"/>
          <w:numId w:val="13"/>
        </w:numPr>
      </w:pPr>
      <w:r>
        <w:t>View positions with List prices and Multis</w:t>
      </w:r>
      <w:r w:rsidR="00D748FB">
        <w:t>.</w:t>
      </w:r>
    </w:p>
    <w:p w14:paraId="35961CB7" w14:textId="77777777" w:rsidR="008C5CB8" w:rsidRDefault="008C5CB8" w:rsidP="00480144">
      <w:pPr>
        <w:pStyle w:val="ListParagraph"/>
        <w:numPr>
          <w:ilvl w:val="0"/>
          <w:numId w:val="13"/>
        </w:numPr>
      </w:pPr>
      <w:r>
        <w:t xml:space="preserve">View positons with List </w:t>
      </w:r>
      <w:r w:rsidR="00E43462">
        <w:t>prices and</w:t>
      </w:r>
      <w:r>
        <w:t xml:space="preserve"> Menge</w:t>
      </w:r>
      <w:r w:rsidR="00743CC7">
        <w:t>.</w:t>
      </w:r>
    </w:p>
    <w:p w14:paraId="5AD85A1E" w14:textId="77777777" w:rsidR="00781EC8" w:rsidRDefault="00781EC8" w:rsidP="00480144">
      <w:pPr>
        <w:pStyle w:val="ListParagraph"/>
        <w:numPr>
          <w:ilvl w:val="0"/>
          <w:numId w:val="13"/>
        </w:numPr>
      </w:pPr>
      <w:r>
        <w:t xml:space="preserve">View positions with List </w:t>
      </w:r>
      <w:r w:rsidR="00423D7E">
        <w:t>prices,</w:t>
      </w:r>
      <w:r>
        <w:t xml:space="preserve"> Menge and Multis.</w:t>
      </w:r>
    </w:p>
    <w:p w14:paraId="39060F3C" w14:textId="77777777" w:rsidR="0090163F" w:rsidRPr="00CF74E0" w:rsidRDefault="004D4DD0" w:rsidP="00CF74E0">
      <w:r w:rsidRPr="004D4DD0">
        <w:rPr>
          <w:noProof/>
          <w:lang w:bidi="ar-SA"/>
        </w:rPr>
        <w:lastRenderedPageBreak/>
        <w:drawing>
          <wp:inline distT="0" distB="0" distL="0" distR="0" wp14:anchorId="136841B3" wp14:editId="21AD332A">
            <wp:extent cx="5943600" cy="30168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16885"/>
                    </a:xfrm>
                    <a:prstGeom prst="rect">
                      <a:avLst/>
                    </a:prstGeom>
                  </pic:spPr>
                </pic:pic>
              </a:graphicData>
            </a:graphic>
          </wp:inline>
        </w:drawing>
      </w:r>
    </w:p>
    <w:p w14:paraId="38833E93" w14:textId="77777777" w:rsidR="00571D2A" w:rsidRDefault="00BE5F7C" w:rsidP="00244A58">
      <w:pPr>
        <w:pStyle w:val="Heading3"/>
      </w:pPr>
      <w:bookmarkStart w:id="586" w:name="_Toc38467125"/>
      <w:r>
        <w:t>Copy Positions from another project</w:t>
      </w:r>
      <w:bookmarkEnd w:id="586"/>
    </w:p>
    <w:p w14:paraId="1E0455B6" w14:textId="29F438CD" w:rsidR="005E5F68" w:rsidRDefault="005E5F68" w:rsidP="005E5F68">
      <w:r>
        <w:t>In this module</w:t>
      </w:r>
      <w:ins w:id="587" w:author="Narendar Reddy" w:date="2020-04-22T16:38:00Z">
        <w:r w:rsidR="00F14B8D">
          <w:t>,</w:t>
        </w:r>
      </w:ins>
      <w:del w:id="588" w:author="Narendar Reddy" w:date="2020-04-22T16:37:00Z">
        <w:r w:rsidDel="00913D5A">
          <w:delText>s,</w:delText>
        </w:r>
      </w:del>
      <w:r>
        <w:t xml:space="preserve"> user copy positions from another project. All data related to position will get copied to selected project.</w:t>
      </w:r>
      <w:r w:rsidR="00A53A22">
        <w:t xml:space="preserve"> User has to drag and drop positions from project to project.</w:t>
      </w:r>
    </w:p>
    <w:p w14:paraId="2758E576" w14:textId="77777777" w:rsidR="00215129" w:rsidRPr="005E5F68" w:rsidRDefault="00215129" w:rsidP="005E5F68">
      <w:r w:rsidRPr="00215129">
        <w:rPr>
          <w:noProof/>
          <w:lang w:bidi="ar-SA"/>
        </w:rPr>
        <w:drawing>
          <wp:inline distT="0" distB="0" distL="0" distR="0" wp14:anchorId="0C90A282" wp14:editId="23B71D4F">
            <wp:extent cx="5943600" cy="2994660"/>
            <wp:effectExtent l="19050" t="19050" r="19050" b="15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94660"/>
                    </a:xfrm>
                    <a:prstGeom prst="rect">
                      <a:avLst/>
                    </a:prstGeom>
                    <a:ln>
                      <a:solidFill>
                        <a:schemeClr val="tx1"/>
                      </a:solidFill>
                    </a:ln>
                  </pic:spPr>
                </pic:pic>
              </a:graphicData>
            </a:graphic>
          </wp:inline>
        </w:drawing>
      </w:r>
    </w:p>
    <w:p w14:paraId="18679824" w14:textId="77777777" w:rsidR="00BE5F7C" w:rsidRDefault="00BE5F7C" w:rsidP="00244A58">
      <w:pPr>
        <w:pStyle w:val="Heading3"/>
      </w:pPr>
      <w:bookmarkStart w:id="589" w:name="_Toc38467126"/>
      <w:r>
        <w:t>Price Comparison of Articles</w:t>
      </w:r>
      <w:bookmarkEnd w:id="589"/>
    </w:p>
    <w:p w14:paraId="5944605D" w14:textId="77777777" w:rsidR="002E69B4" w:rsidRDefault="00AA659F" w:rsidP="00AA659F">
      <w:r>
        <w:t>In this module user can compare prices of articles in the same project if it is assigned to multiple positions and across projects.</w:t>
      </w:r>
      <w:r w:rsidR="002E69B4">
        <w:t xml:space="preserve"> There will be a toggle button to change the comparison between </w:t>
      </w:r>
      <w:r w:rsidR="00D631F8">
        <w:t>within</w:t>
      </w:r>
      <w:r w:rsidR="002E69B4">
        <w:t xml:space="preserve"> project and across projects.</w:t>
      </w:r>
      <w:r w:rsidR="008D5A8A">
        <w:t xml:space="preserve"> This form is dock panel, user can doc on parent form wherever it is required.</w:t>
      </w:r>
    </w:p>
    <w:p w14:paraId="2F31ADF9" w14:textId="77777777" w:rsidR="00890656" w:rsidRPr="00AA659F" w:rsidRDefault="00890656" w:rsidP="00AA659F">
      <w:r w:rsidRPr="00890656">
        <w:rPr>
          <w:noProof/>
          <w:lang w:bidi="ar-SA"/>
        </w:rPr>
        <w:lastRenderedPageBreak/>
        <w:drawing>
          <wp:inline distT="0" distB="0" distL="0" distR="0" wp14:anchorId="42EC2F7F" wp14:editId="79E70622">
            <wp:extent cx="5943600" cy="2550160"/>
            <wp:effectExtent l="19050" t="19050" r="19050" b="215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50160"/>
                    </a:xfrm>
                    <a:prstGeom prst="rect">
                      <a:avLst/>
                    </a:prstGeom>
                    <a:ln>
                      <a:solidFill>
                        <a:schemeClr val="tx1"/>
                      </a:solidFill>
                    </a:ln>
                  </pic:spPr>
                </pic:pic>
              </a:graphicData>
            </a:graphic>
          </wp:inline>
        </w:drawing>
      </w:r>
    </w:p>
    <w:p w14:paraId="1FEBE94C" w14:textId="77777777" w:rsidR="00BE5F7C" w:rsidRDefault="00BE5F7C" w:rsidP="00244A58">
      <w:pPr>
        <w:pStyle w:val="Heading3"/>
      </w:pPr>
      <w:bookmarkStart w:id="590" w:name="_Toc38467127"/>
      <w:r>
        <w:t xml:space="preserve">Field </w:t>
      </w:r>
      <w:r w:rsidR="00A54C06">
        <w:t>Definitions/</w:t>
      </w:r>
      <w:r>
        <w:t xml:space="preserve">Settings </w:t>
      </w:r>
      <w:r w:rsidR="00EE2E71">
        <w:t>o</w:t>
      </w:r>
      <w:r>
        <w:t>f Article Values</w:t>
      </w:r>
      <w:bookmarkEnd w:id="590"/>
    </w:p>
    <w:p w14:paraId="3861D928" w14:textId="0958E060" w:rsidR="009344CB" w:rsidRDefault="009344CB" w:rsidP="009344CB">
      <w:r>
        <w:t xml:space="preserve">This module is for settings for few fields, we can make the settings like </w:t>
      </w:r>
      <w:r w:rsidR="00E71ED1">
        <w:t xml:space="preserve">a </w:t>
      </w:r>
      <w:r>
        <w:t>particular</w:t>
      </w:r>
      <w:r w:rsidR="00E71ED1">
        <w:t xml:space="preserve"> field can be populated in the cost details while assigning an article f</w:t>
      </w:r>
      <w:ins w:id="591" w:author="Narendar Reddy" w:date="2020-04-22T16:38:00Z">
        <w:r w:rsidR="00A03B86">
          <w:t>r</w:t>
        </w:r>
      </w:ins>
      <w:r w:rsidR="00E71ED1">
        <w:t>o</w:t>
      </w:r>
      <w:del w:id="592" w:author="Narendar Reddy" w:date="2020-04-22T16:38:00Z">
        <w:r w:rsidR="00E71ED1" w:rsidDel="00A03B86">
          <w:delText>r</w:delText>
        </w:r>
      </w:del>
      <w:r w:rsidR="00E71ED1">
        <w:t>m article data.</w:t>
      </w:r>
    </w:p>
    <w:p w14:paraId="1CD4B77D" w14:textId="77777777" w:rsidR="00326A0D" w:rsidRPr="009344CB" w:rsidRDefault="00326A0D" w:rsidP="00326A0D">
      <w:pPr>
        <w:jc w:val="center"/>
      </w:pPr>
      <w:r w:rsidRPr="00326A0D">
        <w:rPr>
          <w:noProof/>
          <w:lang w:bidi="ar-SA"/>
        </w:rPr>
        <w:drawing>
          <wp:inline distT="0" distB="0" distL="0" distR="0" wp14:anchorId="2EE32EE1" wp14:editId="5C8A3033">
            <wp:extent cx="3057525" cy="2600100"/>
            <wp:effectExtent l="19050" t="19050" r="952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8657" cy="2609566"/>
                    </a:xfrm>
                    <a:prstGeom prst="rect">
                      <a:avLst/>
                    </a:prstGeom>
                    <a:ln>
                      <a:solidFill>
                        <a:schemeClr val="tx1"/>
                      </a:solidFill>
                    </a:ln>
                  </pic:spPr>
                </pic:pic>
              </a:graphicData>
            </a:graphic>
          </wp:inline>
        </w:drawing>
      </w:r>
    </w:p>
    <w:p w14:paraId="278FF5BA" w14:textId="77777777" w:rsidR="00244A58" w:rsidRDefault="00244A58" w:rsidP="00244A58">
      <w:pPr>
        <w:pStyle w:val="Heading3"/>
      </w:pPr>
      <w:bookmarkStart w:id="593" w:name="_Toc38467128"/>
      <w:r>
        <w:t xml:space="preserve">Articles Mapping with Cost Types for </w:t>
      </w:r>
      <w:r w:rsidR="006F38B3">
        <w:t xml:space="preserve">Form </w:t>
      </w:r>
      <w:r w:rsidR="00686FDA">
        <w:t>Blatt</w:t>
      </w:r>
      <w:r>
        <w:t xml:space="preserve"> Reports</w:t>
      </w:r>
      <w:bookmarkEnd w:id="593"/>
    </w:p>
    <w:p w14:paraId="58D2A6B4" w14:textId="77777777" w:rsidR="00FC3F12" w:rsidRDefault="00FC3F12" w:rsidP="00FC3F12">
      <w:r>
        <w:t xml:space="preserve">In order to generate </w:t>
      </w:r>
      <w:r w:rsidR="002E314D">
        <w:t>Form blatt</w:t>
      </w:r>
      <w:r>
        <w:t xml:space="preserve"> 211 &amp; 223 reports, user has to map articles available in project to different cost types. In this module user can map the articles for cost types.</w:t>
      </w:r>
    </w:p>
    <w:p w14:paraId="245221D5" w14:textId="77777777" w:rsidR="00674914" w:rsidRPr="00FC3F12" w:rsidRDefault="00674914" w:rsidP="00674914">
      <w:pPr>
        <w:jc w:val="center"/>
      </w:pPr>
      <w:r w:rsidRPr="00674914">
        <w:rPr>
          <w:noProof/>
          <w:lang w:bidi="ar-SA"/>
        </w:rPr>
        <w:drawing>
          <wp:inline distT="0" distB="0" distL="0" distR="0" wp14:anchorId="3C67F2CA" wp14:editId="7AD9F630">
            <wp:extent cx="4184523" cy="1262063"/>
            <wp:effectExtent l="19050" t="19050" r="26035"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4745" cy="1274194"/>
                    </a:xfrm>
                    <a:prstGeom prst="rect">
                      <a:avLst/>
                    </a:prstGeom>
                    <a:ln>
                      <a:solidFill>
                        <a:schemeClr val="tx1"/>
                      </a:solidFill>
                    </a:ln>
                  </pic:spPr>
                </pic:pic>
              </a:graphicData>
            </a:graphic>
          </wp:inline>
        </w:drawing>
      </w:r>
    </w:p>
    <w:p w14:paraId="7DE8A511" w14:textId="77777777" w:rsidR="00244A58" w:rsidRDefault="00244A58" w:rsidP="00244A58">
      <w:pPr>
        <w:pStyle w:val="Heading3"/>
      </w:pPr>
      <w:bookmarkStart w:id="594" w:name="_Toc38467129"/>
      <w:r>
        <w:lastRenderedPageBreak/>
        <w:t>Project Specific and Position Specific Articles</w:t>
      </w:r>
      <w:bookmarkEnd w:id="594"/>
    </w:p>
    <w:p w14:paraId="61118252" w14:textId="2F7AD791" w:rsidR="00ED013A" w:rsidRDefault="00ED013A" w:rsidP="00ED013A">
      <w:r>
        <w:t xml:space="preserve">This module will have the data of project specific </w:t>
      </w:r>
      <w:del w:id="595" w:author="Narendar Reddy" w:date="2020-04-22T16:38:00Z">
        <w:r w:rsidDel="0072645A">
          <w:delText xml:space="preserve">and position specific </w:delText>
        </w:r>
      </w:del>
      <w:r>
        <w:t>articles. Wh</w:t>
      </w:r>
      <w:r w:rsidR="00A821C2">
        <w:t>en the user is assigning articles to positions which are not exist in article data, then these will get saved as project specific and position specific articles.</w:t>
      </w:r>
    </w:p>
    <w:p w14:paraId="77C17B72" w14:textId="77777777" w:rsidR="000A713D" w:rsidRPr="00ED013A" w:rsidRDefault="000A713D" w:rsidP="000A713D">
      <w:pPr>
        <w:jc w:val="center"/>
      </w:pPr>
      <w:r w:rsidRPr="000A713D">
        <w:rPr>
          <w:noProof/>
          <w:lang w:bidi="ar-SA"/>
        </w:rPr>
        <w:drawing>
          <wp:inline distT="0" distB="0" distL="0" distR="0" wp14:anchorId="16C6823B" wp14:editId="587ECF66">
            <wp:extent cx="4067175" cy="872036"/>
            <wp:effectExtent l="19050" t="19050" r="9525"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4353" cy="877863"/>
                    </a:xfrm>
                    <a:prstGeom prst="rect">
                      <a:avLst/>
                    </a:prstGeom>
                    <a:ln>
                      <a:solidFill>
                        <a:schemeClr val="tx1"/>
                      </a:solidFill>
                    </a:ln>
                  </pic:spPr>
                </pic:pic>
              </a:graphicData>
            </a:graphic>
          </wp:inline>
        </w:drawing>
      </w:r>
    </w:p>
    <w:p w14:paraId="54A9C7B0" w14:textId="77777777" w:rsidR="00BE1432" w:rsidRDefault="00D53C6C" w:rsidP="00BE1432">
      <w:pPr>
        <w:pStyle w:val="Heading2"/>
      </w:pPr>
      <w:bookmarkStart w:id="596" w:name="_Toc38467130"/>
      <w:r>
        <w:t>Reports</w:t>
      </w:r>
      <w:bookmarkEnd w:id="596"/>
    </w:p>
    <w:p w14:paraId="105E8DC5" w14:textId="77777777" w:rsidR="005F6D43" w:rsidRDefault="00D745A1" w:rsidP="00D745A1">
      <w:pPr>
        <w:pStyle w:val="Heading3"/>
      </w:pPr>
      <w:bookmarkStart w:id="597" w:name="_Toc38467131"/>
      <w:r>
        <w:t>Angebot Report</w:t>
      </w:r>
      <w:bookmarkEnd w:id="597"/>
    </w:p>
    <w:p w14:paraId="16718873" w14:textId="77777777" w:rsidR="005F6D43" w:rsidRDefault="005F6D43" w:rsidP="005F6D43">
      <w:r>
        <w:t>This report is proposal or tender to be send to Customer. There are few settings before generating this report. This will have the prices and other information of positions.</w:t>
      </w:r>
      <w:r w:rsidR="00735C3D">
        <w:t xml:space="preserve"> Here</w:t>
      </w:r>
      <w:r w:rsidR="00F43531">
        <w:t xml:space="preserve"> is the attachment of complete report.</w:t>
      </w:r>
    </w:p>
    <w:p w14:paraId="1C8C5B01" w14:textId="77777777" w:rsidR="00EF09CB" w:rsidRDefault="00EF09CB" w:rsidP="005F6D43">
      <w:r>
        <w:object w:dxaOrig="1537" w:dyaOrig="994" w14:anchorId="13E75E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68" o:title=""/>
          </v:shape>
          <o:OLEObject Type="Embed" ProgID="Package" ShapeID="_x0000_i1025" DrawAspect="Icon" ObjectID="_1649079854" r:id="rId69"/>
        </w:object>
      </w:r>
    </w:p>
    <w:p w14:paraId="4F8BE3D1" w14:textId="77777777" w:rsidR="003D377C" w:rsidRDefault="00244A58" w:rsidP="003D377C">
      <w:pPr>
        <w:pStyle w:val="Heading3"/>
      </w:pPr>
      <w:bookmarkStart w:id="598" w:name="_Toc38467132"/>
      <w:r>
        <w:t>QuerCalculation</w:t>
      </w:r>
      <w:bookmarkEnd w:id="598"/>
    </w:p>
    <w:p w14:paraId="44AFBA71" w14:textId="1B1ABD05" w:rsidR="00DE2327" w:rsidRDefault="00524D0D" w:rsidP="00524D0D">
      <w:r>
        <w:t xml:space="preserve">This report represents the data by articles. In </w:t>
      </w:r>
      <w:r w:rsidR="00F84B83">
        <w:t>this we have two versions, Version 1 will have the data with few columns and version will have few additional columns to represent special cost on each article.</w:t>
      </w:r>
      <w:r w:rsidR="00DE2327">
        <w:t xml:space="preserve"> It </w:t>
      </w:r>
      <w:ins w:id="599" w:author="Narendar Reddy" w:date="2020-04-22T16:39:00Z">
        <w:r w:rsidR="00822338">
          <w:t>is</w:t>
        </w:r>
      </w:ins>
      <w:ins w:id="600" w:author="Narendar Reddy" w:date="2020-04-22T16:38:00Z">
        <w:r w:rsidR="00822338">
          <w:t xml:space="preserve"> </w:t>
        </w:r>
      </w:ins>
      <w:r w:rsidR="00DE2327">
        <w:t xml:space="preserve">also </w:t>
      </w:r>
      <w:r w:rsidR="00B90AA1">
        <w:t>having</w:t>
      </w:r>
      <w:r w:rsidR="00DE2327">
        <w:t xml:space="preserve"> a filter form before generating report.</w:t>
      </w:r>
    </w:p>
    <w:p w14:paraId="24906203" w14:textId="77777777" w:rsidR="00B90AA1" w:rsidRDefault="00B90AA1" w:rsidP="00961329">
      <w:pPr>
        <w:jc w:val="center"/>
      </w:pPr>
      <w:r w:rsidRPr="00B90AA1">
        <w:rPr>
          <w:noProof/>
          <w:lang w:bidi="ar-SA"/>
        </w:rPr>
        <w:drawing>
          <wp:inline distT="0" distB="0" distL="0" distR="0" wp14:anchorId="2E161582" wp14:editId="2043F88A">
            <wp:extent cx="2538413" cy="2441248"/>
            <wp:effectExtent l="19050" t="19050" r="14605" b="165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43655" cy="2446289"/>
                    </a:xfrm>
                    <a:prstGeom prst="rect">
                      <a:avLst/>
                    </a:prstGeom>
                    <a:ln>
                      <a:solidFill>
                        <a:schemeClr val="tx1"/>
                      </a:solidFill>
                    </a:ln>
                  </pic:spPr>
                </pic:pic>
              </a:graphicData>
            </a:graphic>
          </wp:inline>
        </w:drawing>
      </w:r>
    </w:p>
    <w:p w14:paraId="520CC237" w14:textId="77777777" w:rsidR="0088540B" w:rsidRDefault="0088540B" w:rsidP="00524D0D">
      <w:r>
        <w:t>We can compare below attachments.</w:t>
      </w:r>
    </w:p>
    <w:p w14:paraId="4E838980" w14:textId="77777777" w:rsidR="00DE2327" w:rsidRPr="00524D0D" w:rsidRDefault="001B49B9" w:rsidP="00524D0D">
      <w:r>
        <w:object w:dxaOrig="1537" w:dyaOrig="994" w14:anchorId="6AA29794">
          <v:shape id="_x0000_i1026" type="#_x0000_t75" style="width:76.4pt;height:49.45pt" o:ole="">
            <v:imagedata r:id="rId71" o:title=""/>
          </v:shape>
          <o:OLEObject Type="Embed" ProgID="Package" ShapeID="_x0000_i1026" DrawAspect="Icon" ObjectID="_1649079855" r:id="rId72"/>
        </w:object>
      </w:r>
      <w:r w:rsidR="00494E6A">
        <w:tab/>
      </w:r>
      <w:r w:rsidR="00494E6A">
        <w:tab/>
      </w:r>
      <w:r w:rsidR="00E36829">
        <w:object w:dxaOrig="1537" w:dyaOrig="994" w14:anchorId="7A9DF39C">
          <v:shape id="_x0000_i1027" type="#_x0000_t75" style="width:76.4pt;height:49.45pt" o:ole="">
            <v:imagedata r:id="rId73" o:title=""/>
          </v:shape>
          <o:OLEObject Type="Embed" ProgID="Package" ShapeID="_x0000_i1027" DrawAspect="Icon" ObjectID="_1649079856" r:id="rId74"/>
        </w:object>
      </w:r>
    </w:p>
    <w:p w14:paraId="273EE551" w14:textId="77777777" w:rsidR="00244A58" w:rsidRDefault="00244A58" w:rsidP="00E62634">
      <w:pPr>
        <w:pStyle w:val="Heading3"/>
      </w:pPr>
      <w:bookmarkStart w:id="601" w:name="_Toc38467133"/>
      <w:r>
        <w:lastRenderedPageBreak/>
        <w:t>Form Blatt 221</w:t>
      </w:r>
      <w:r w:rsidR="0036258B">
        <w:t>&amp; 223</w:t>
      </w:r>
      <w:bookmarkEnd w:id="601"/>
    </w:p>
    <w:p w14:paraId="32F02AE5" w14:textId="77777777" w:rsidR="000132AA" w:rsidRDefault="000132AA" w:rsidP="000132AA">
      <w:r>
        <w:t xml:space="preserve">This report is for differentiate the prices </w:t>
      </w:r>
      <w:r w:rsidR="00B515AD">
        <w:t xml:space="preserve">for below </w:t>
      </w:r>
      <w:r>
        <w:t>cost types.</w:t>
      </w:r>
    </w:p>
    <w:p w14:paraId="42AA5E32" w14:textId="77777777" w:rsidR="003313B9" w:rsidRDefault="003313B9" w:rsidP="003313B9">
      <w:pPr>
        <w:pStyle w:val="ListParagraph"/>
        <w:numPr>
          <w:ilvl w:val="0"/>
          <w:numId w:val="14"/>
        </w:numPr>
      </w:pPr>
      <w:r>
        <w:t>Nachunternehmerleistungen</w:t>
      </w:r>
    </w:p>
    <w:p w14:paraId="1CEC7730" w14:textId="77777777" w:rsidR="003313B9" w:rsidRDefault="003313B9" w:rsidP="003313B9">
      <w:pPr>
        <w:pStyle w:val="ListParagraph"/>
        <w:numPr>
          <w:ilvl w:val="0"/>
          <w:numId w:val="14"/>
        </w:numPr>
      </w:pPr>
      <w:r>
        <w:t>Sonstige Kosten</w:t>
      </w:r>
    </w:p>
    <w:p w14:paraId="36A529CE" w14:textId="77777777" w:rsidR="001B15C4" w:rsidRDefault="001B15C4" w:rsidP="001B15C4">
      <w:r>
        <w:t>Articles will get assigned</w:t>
      </w:r>
      <w:r w:rsidR="00E9112C">
        <w:t xml:space="preserve"> to these cost types in Form Blatt Articles form. Below are the sample reports.</w:t>
      </w:r>
    </w:p>
    <w:p w14:paraId="7941949B" w14:textId="77777777" w:rsidR="00F70E1B" w:rsidRPr="000132AA" w:rsidRDefault="00F70E1B" w:rsidP="001B15C4">
      <w:r>
        <w:object w:dxaOrig="1537" w:dyaOrig="994" w14:anchorId="1897A8A0">
          <v:shape id="_x0000_i1028" type="#_x0000_t75" style="width:76.4pt;height:49.45pt" o:ole="">
            <v:imagedata r:id="rId75" o:title=""/>
          </v:shape>
          <o:OLEObject Type="Embed" ProgID="Package" ShapeID="_x0000_i1028" DrawAspect="Icon" ObjectID="_1649079857" r:id="rId76"/>
        </w:object>
      </w:r>
      <w:r>
        <w:tab/>
      </w:r>
      <w:r w:rsidR="0018258C">
        <w:tab/>
      </w:r>
      <w:r w:rsidR="00441756">
        <w:object w:dxaOrig="1537" w:dyaOrig="994" w14:anchorId="0D2CCCD5">
          <v:shape id="_x0000_i1029" type="#_x0000_t75" style="width:76.4pt;height:49.45pt" o:ole="">
            <v:imagedata r:id="rId77" o:title=""/>
          </v:shape>
          <o:OLEObject Type="Embed" ProgID="Package" ShapeID="_x0000_i1029" DrawAspect="Icon" ObjectID="_1649079858" r:id="rId78"/>
        </w:object>
      </w:r>
    </w:p>
    <w:p w14:paraId="63EEF72B" w14:textId="77777777" w:rsidR="00244A58" w:rsidRDefault="00EB6509" w:rsidP="00E62634">
      <w:pPr>
        <w:pStyle w:val="Heading3"/>
      </w:pPr>
      <w:bookmarkStart w:id="602" w:name="_Toc38467134"/>
      <w:r w:rsidRPr="00EB6509">
        <w:t xml:space="preserve">Einzelaufgliederung </w:t>
      </w:r>
      <w:r w:rsidR="00696E90" w:rsidRPr="00EB6509">
        <w:t>Beispiel</w:t>
      </w:r>
      <w:r w:rsidR="00696E90">
        <w:t xml:space="preserve"> (</w:t>
      </w:r>
      <w:r w:rsidR="0049283E">
        <w:t>Breakdown Report)</w:t>
      </w:r>
      <w:bookmarkEnd w:id="602"/>
    </w:p>
    <w:p w14:paraId="618D0602" w14:textId="77777777" w:rsidR="00CE5E7E" w:rsidRDefault="00306FF0" w:rsidP="00CE5E7E">
      <w:r>
        <w:t>This report will display the complete information of all the positons available in project.</w:t>
      </w:r>
      <w:r w:rsidR="00353A80">
        <w:t xml:space="preserve"> Below is the sample report generated using tool.</w:t>
      </w:r>
    </w:p>
    <w:p w14:paraId="7A2C6F50" w14:textId="77777777" w:rsidR="00520459" w:rsidRPr="00CE5E7E" w:rsidRDefault="00520459" w:rsidP="00CE5E7E">
      <w:r>
        <w:object w:dxaOrig="3166" w:dyaOrig="811" w14:anchorId="0ABABE88">
          <v:shape id="_x0000_i1030" type="#_x0000_t75" style="width:158.4pt;height:40.7pt" o:ole="">
            <v:imagedata r:id="rId79" o:title=""/>
          </v:shape>
          <o:OLEObject Type="Embed" ProgID="Package" ShapeID="_x0000_i1030" DrawAspect="Content" ObjectID="_1649079859" r:id="rId80"/>
        </w:object>
      </w:r>
    </w:p>
    <w:p w14:paraId="15B7422E" w14:textId="77777777" w:rsidR="00244A58" w:rsidRDefault="00EB6509" w:rsidP="00E62634">
      <w:pPr>
        <w:pStyle w:val="Heading3"/>
      </w:pPr>
      <w:bookmarkStart w:id="603" w:name="_Toc38467135"/>
      <w:r>
        <w:t>Title Blatt</w:t>
      </w:r>
      <w:bookmarkEnd w:id="603"/>
    </w:p>
    <w:p w14:paraId="3272AAC4" w14:textId="77777777" w:rsidR="00A96D78" w:rsidRDefault="00A96D78" w:rsidP="00A96D78">
      <w:r>
        <w:t>These are Title Blatts for reports which generate using templates. User has to design Title Blatt Templates using merge fields and text area provided in word add-in, then this will be generated individually for each project.</w:t>
      </w:r>
      <w:r w:rsidR="00CF57BF">
        <w:t xml:space="preserve"> We will look into Title Blatt Templates design in coming sections.</w:t>
      </w:r>
    </w:p>
    <w:p w14:paraId="740DE2B0" w14:textId="77777777" w:rsidR="007B5F17" w:rsidRDefault="00BE1432" w:rsidP="007B5F17">
      <w:pPr>
        <w:pStyle w:val="Heading1"/>
      </w:pPr>
      <w:bookmarkStart w:id="604" w:name="_Toc38467136"/>
      <w:r>
        <w:t>Title Blatt Templates</w:t>
      </w:r>
      <w:bookmarkEnd w:id="604"/>
    </w:p>
    <w:p w14:paraId="53BE70B3" w14:textId="77777777" w:rsidR="004A73D8" w:rsidRDefault="004A73D8" w:rsidP="004A73D8">
      <w:pPr>
        <w:pStyle w:val="Heading3"/>
      </w:pPr>
      <w:bookmarkStart w:id="605" w:name="_Toc38467137"/>
      <w:r>
        <w:t>Path Configuration for Title Blatts and Templates</w:t>
      </w:r>
      <w:bookmarkEnd w:id="605"/>
    </w:p>
    <w:p w14:paraId="4BF6591F" w14:textId="77777777" w:rsidR="004A73D8" w:rsidRDefault="004A73D8" w:rsidP="004A73D8">
      <w:r>
        <w:t>User has to configure a common path for saving the Titles Blatts and its templates. This should be accessible for all the users.</w:t>
      </w:r>
    </w:p>
    <w:p w14:paraId="44C5C8C9" w14:textId="77777777" w:rsidR="004A73D8" w:rsidRDefault="004A73D8" w:rsidP="00C238DF">
      <w:pPr>
        <w:jc w:val="center"/>
      </w:pPr>
      <w:r w:rsidRPr="004A73D8">
        <w:rPr>
          <w:noProof/>
          <w:lang w:bidi="ar-SA"/>
        </w:rPr>
        <w:drawing>
          <wp:inline distT="0" distB="0" distL="0" distR="0" wp14:anchorId="392C0EE5" wp14:editId="6A443677">
            <wp:extent cx="5176838" cy="878846"/>
            <wp:effectExtent l="19050" t="19050" r="2413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09801" cy="884442"/>
                    </a:xfrm>
                    <a:prstGeom prst="rect">
                      <a:avLst/>
                    </a:prstGeom>
                    <a:ln>
                      <a:solidFill>
                        <a:schemeClr val="tx1"/>
                      </a:solidFill>
                    </a:ln>
                  </pic:spPr>
                </pic:pic>
              </a:graphicData>
            </a:graphic>
          </wp:inline>
        </w:drawing>
      </w:r>
    </w:p>
    <w:p w14:paraId="72B4AEA5" w14:textId="77777777" w:rsidR="001B7F6F" w:rsidRPr="004A73D8" w:rsidRDefault="001B7F6F" w:rsidP="001B7F6F">
      <w:pPr>
        <w:pStyle w:val="Heading3"/>
      </w:pPr>
      <w:bookmarkStart w:id="606" w:name="_Toc38467138"/>
      <w:r>
        <w:t>Templates</w:t>
      </w:r>
      <w:bookmarkEnd w:id="606"/>
    </w:p>
    <w:p w14:paraId="189CD1CD" w14:textId="77777777" w:rsidR="00A20EF0" w:rsidRDefault="00C62A9F" w:rsidP="00A20EF0">
      <w:r>
        <w:t xml:space="preserve">In this module user can design templates for Title Blatt using OTTOPro add-in and inbuilt features of </w:t>
      </w:r>
      <w:r w:rsidR="0099624C">
        <w:t>M</w:t>
      </w:r>
      <w:r>
        <w:t>i</w:t>
      </w:r>
      <w:r w:rsidR="0099624C">
        <w:t>cros</w:t>
      </w:r>
      <w:r w:rsidR="007D48B7">
        <w:t>oft word and these templates should</w:t>
      </w:r>
      <w:r w:rsidR="00270D4D">
        <w:t xml:space="preserve"> be placed in configured folder.</w:t>
      </w:r>
    </w:p>
    <w:p w14:paraId="532961A4" w14:textId="77777777" w:rsidR="00BE1432" w:rsidRDefault="00BE1432" w:rsidP="00A20EF0">
      <w:pPr>
        <w:pStyle w:val="Heading1"/>
      </w:pPr>
      <w:bookmarkStart w:id="607" w:name="_Toc38467139"/>
      <w:r>
        <w:t>Shortcuts</w:t>
      </w:r>
      <w:bookmarkEnd w:id="607"/>
    </w:p>
    <w:p w14:paraId="7593A4F2" w14:textId="77777777" w:rsidR="001C1BB2" w:rsidRDefault="00FD3897" w:rsidP="001C1BB2">
      <w:r>
        <w:t>This module</w:t>
      </w:r>
      <w:r w:rsidR="001C1BB2">
        <w:t xml:space="preserve"> will have the information about the shortcuts provided in tool</w:t>
      </w:r>
      <w:r>
        <w:t>.</w:t>
      </w:r>
    </w:p>
    <w:p w14:paraId="3C2BC5FC" w14:textId="77777777" w:rsidR="00FD3897" w:rsidRPr="001C1BB2" w:rsidRDefault="009469F6" w:rsidP="007826AB">
      <w:pPr>
        <w:jc w:val="center"/>
      </w:pPr>
      <w:r w:rsidRPr="009469F6">
        <w:rPr>
          <w:noProof/>
          <w:lang w:bidi="ar-SA"/>
        </w:rPr>
        <w:lastRenderedPageBreak/>
        <w:drawing>
          <wp:inline distT="0" distB="0" distL="0" distR="0" wp14:anchorId="55EA53D0" wp14:editId="199E3193">
            <wp:extent cx="2352675" cy="1455686"/>
            <wp:effectExtent l="19050" t="19050" r="9525" b="114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4816" cy="1469386"/>
                    </a:xfrm>
                    <a:prstGeom prst="rect">
                      <a:avLst/>
                    </a:prstGeom>
                    <a:ln>
                      <a:solidFill>
                        <a:schemeClr val="tx1"/>
                      </a:solidFill>
                    </a:ln>
                  </pic:spPr>
                </pic:pic>
              </a:graphicData>
            </a:graphic>
          </wp:inline>
        </w:drawing>
      </w:r>
    </w:p>
    <w:p w14:paraId="765727F0" w14:textId="77777777" w:rsidR="00486BF2" w:rsidRDefault="00BE1432" w:rsidP="00486BF2">
      <w:pPr>
        <w:pStyle w:val="Heading1"/>
      </w:pPr>
      <w:bookmarkStart w:id="608" w:name="_Toc38467140"/>
      <w:r>
        <w:t>Log File</w:t>
      </w:r>
      <w:bookmarkEnd w:id="608"/>
    </w:p>
    <w:p w14:paraId="08A428C3" w14:textId="77777777" w:rsidR="00486BF2" w:rsidRDefault="00486BF2" w:rsidP="00486BF2">
      <w:r>
        <w:t xml:space="preserve">Tool will also write the errors and exceptions to a log file using log4net package which is downloaded from nugget </w:t>
      </w:r>
      <w:r w:rsidR="00657D61">
        <w:t>package and the log file will be saved in a folder which is configured in log4net package configuration file</w:t>
      </w:r>
      <w:r w:rsidR="007B035B">
        <w:t>. We also provided a feature to send log file</w:t>
      </w:r>
      <w:r w:rsidR="006C23C1">
        <w:t xml:space="preserve"> to support team by single click.</w:t>
      </w:r>
    </w:p>
    <w:p w14:paraId="1CBC7D02" w14:textId="77777777" w:rsidR="004F493B" w:rsidRPr="00486BF2" w:rsidRDefault="004F493B" w:rsidP="005C28F9">
      <w:pPr>
        <w:jc w:val="center"/>
      </w:pPr>
      <w:r>
        <w:rPr>
          <w:noProof/>
          <w:lang w:bidi="ar-SA"/>
        </w:rPr>
        <w:drawing>
          <wp:inline distT="0" distB="0" distL="0" distR="0" wp14:anchorId="64E0942A" wp14:editId="16A0FF34">
            <wp:extent cx="5939155" cy="733425"/>
            <wp:effectExtent l="19050" t="19050" r="23495"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9155" cy="733425"/>
                    </a:xfrm>
                    <a:prstGeom prst="rect">
                      <a:avLst/>
                    </a:prstGeom>
                    <a:noFill/>
                    <a:ln>
                      <a:solidFill>
                        <a:schemeClr val="tx1"/>
                      </a:solidFill>
                    </a:ln>
                  </pic:spPr>
                </pic:pic>
              </a:graphicData>
            </a:graphic>
          </wp:inline>
        </w:drawing>
      </w:r>
    </w:p>
    <w:p w14:paraId="06148A1A" w14:textId="77777777" w:rsidR="00E577F4" w:rsidRDefault="00E577F4" w:rsidP="00E577F4">
      <w:pPr>
        <w:pStyle w:val="Heading1"/>
      </w:pPr>
      <w:bookmarkStart w:id="609" w:name="_Toc38467141"/>
      <w:r>
        <w:t>Version matching implementation</w:t>
      </w:r>
      <w:bookmarkEnd w:id="609"/>
    </w:p>
    <w:p w14:paraId="5D02A8C9" w14:textId="77777777" w:rsidR="00DA745E" w:rsidRDefault="000F438D" w:rsidP="000F438D">
      <w:r>
        <w:t>This is more of a version control system. Whenever we release a new build to client tool will check for latest version which is save</w:t>
      </w:r>
      <w:r w:rsidR="00864810">
        <w:t>d in database and gets closed if it is not matching.</w:t>
      </w:r>
      <w:r w:rsidR="00DA745E">
        <w:t xml:space="preserve"> Here is version we will show in the tool</w:t>
      </w:r>
      <w:r w:rsidR="00095225">
        <w:t>.</w:t>
      </w:r>
    </w:p>
    <w:p w14:paraId="4A1220B4" w14:textId="77777777" w:rsidR="000F48C7" w:rsidRPr="000F438D" w:rsidRDefault="000F48C7" w:rsidP="008936BF">
      <w:pPr>
        <w:jc w:val="center"/>
      </w:pPr>
      <w:r>
        <w:rPr>
          <w:noProof/>
          <w:lang w:bidi="ar-SA"/>
        </w:rPr>
        <w:drawing>
          <wp:inline distT="0" distB="0" distL="0" distR="0" wp14:anchorId="396B2F9A" wp14:editId="600E0C3F">
            <wp:extent cx="5939155" cy="376555"/>
            <wp:effectExtent l="19050" t="19050" r="23495" b="234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39155" cy="376555"/>
                    </a:xfrm>
                    <a:prstGeom prst="rect">
                      <a:avLst/>
                    </a:prstGeom>
                    <a:noFill/>
                    <a:ln>
                      <a:solidFill>
                        <a:schemeClr val="tx1"/>
                      </a:solidFill>
                    </a:ln>
                  </pic:spPr>
                </pic:pic>
              </a:graphicData>
            </a:graphic>
          </wp:inline>
        </w:drawing>
      </w:r>
    </w:p>
    <w:p w14:paraId="347D72A2" w14:textId="77777777" w:rsidR="00A96481" w:rsidRDefault="005139A3" w:rsidP="00E4310A">
      <w:pPr>
        <w:pStyle w:val="Heading1"/>
      </w:pPr>
      <w:bookmarkStart w:id="610" w:name="_Toc38467142"/>
      <w:r>
        <w:t>Word Add-</w:t>
      </w:r>
      <w:r w:rsidR="00A96481">
        <w:t>in</w:t>
      </w:r>
      <w:bookmarkEnd w:id="610"/>
    </w:p>
    <w:p w14:paraId="4BA37124" w14:textId="77777777" w:rsidR="00934528" w:rsidRDefault="006018EF" w:rsidP="006018EF">
      <w:r>
        <w:t xml:space="preserve">We have provided an add-in to design Title Blatt </w:t>
      </w:r>
      <w:r w:rsidR="00934528">
        <w:t>templates. Her</w:t>
      </w:r>
      <w:r w:rsidR="00F80C29">
        <w:t>e is the add-in:</w:t>
      </w:r>
    </w:p>
    <w:p w14:paraId="58384612" w14:textId="77777777" w:rsidR="00870B59" w:rsidRPr="006018EF" w:rsidRDefault="00870B59" w:rsidP="006018EF">
      <w:r w:rsidRPr="00870B59">
        <w:rPr>
          <w:noProof/>
          <w:lang w:bidi="ar-SA"/>
        </w:rPr>
        <w:drawing>
          <wp:inline distT="0" distB="0" distL="0" distR="0" wp14:anchorId="15F8BCE8" wp14:editId="0273D8F7">
            <wp:extent cx="5943600" cy="1083945"/>
            <wp:effectExtent l="19050" t="19050" r="19050" b="209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083945"/>
                    </a:xfrm>
                    <a:prstGeom prst="rect">
                      <a:avLst/>
                    </a:prstGeom>
                    <a:ln>
                      <a:solidFill>
                        <a:schemeClr val="tx1"/>
                      </a:solidFill>
                    </a:ln>
                  </pic:spPr>
                </pic:pic>
              </a:graphicData>
            </a:graphic>
          </wp:inline>
        </w:drawing>
      </w:r>
    </w:p>
    <w:p w14:paraId="01E51222" w14:textId="77777777" w:rsidR="00CE5E92" w:rsidRDefault="00CE5E92" w:rsidP="00CE5E92">
      <w:pPr>
        <w:pStyle w:val="Heading2"/>
      </w:pPr>
      <w:bookmarkStart w:id="611" w:name="_Toc38467143"/>
      <w:r>
        <w:t>Merge Fields</w:t>
      </w:r>
      <w:bookmarkEnd w:id="611"/>
    </w:p>
    <w:p w14:paraId="4BF563EA" w14:textId="4F2EC68A" w:rsidR="000E0BC5" w:rsidRPr="000E0BC5" w:rsidRDefault="000E0BC5" w:rsidP="000E0BC5">
      <w:r>
        <w:t xml:space="preserve">These merge fields </w:t>
      </w:r>
      <w:r w:rsidR="00B61990">
        <w:t>play</w:t>
      </w:r>
      <w:r>
        <w:t xml:space="preserve"> major role in</w:t>
      </w:r>
      <w:r w:rsidR="00B61990">
        <w:t xml:space="preserve"> template design. These</w:t>
      </w:r>
      <w:r w:rsidR="00F73816">
        <w:t xml:space="preserve"> are provided in </w:t>
      </w:r>
      <w:commentRangeStart w:id="612"/>
      <w:del w:id="613" w:author="Narendar Reddy" w:date="2020-04-22T16:39:00Z">
        <w:r w:rsidR="00F73816" w:rsidDel="009C45CE">
          <w:delText xml:space="preserve">in </w:delText>
        </w:r>
      </w:del>
      <w:commentRangeEnd w:id="612"/>
      <w:r w:rsidR="00B102A4">
        <w:rPr>
          <w:rStyle w:val="CommentReference"/>
        </w:rPr>
        <w:commentReference w:id="612"/>
      </w:r>
      <w:r w:rsidR="00F73816">
        <w:t>word add-in and user has to insert fields in templates.</w:t>
      </w:r>
      <w:r w:rsidR="00273CA2">
        <w:t xml:space="preserve"> Inserted fields will get replaced by project information while generating Title Blatt.</w:t>
      </w:r>
    </w:p>
    <w:p w14:paraId="2006DF61" w14:textId="77777777" w:rsidR="00CE5E92" w:rsidRDefault="00CE5E92" w:rsidP="00CE5E92">
      <w:pPr>
        <w:pStyle w:val="Heading2"/>
      </w:pPr>
      <w:bookmarkStart w:id="614" w:name="_Toc38467144"/>
      <w:r>
        <w:lastRenderedPageBreak/>
        <w:t>Text Modules</w:t>
      </w:r>
      <w:bookmarkEnd w:id="614"/>
    </w:p>
    <w:p w14:paraId="42B44EC6" w14:textId="77777777" w:rsidR="00DF0C88" w:rsidRPr="00DF0C88" w:rsidRDefault="00DF0C88" w:rsidP="00DF0C88">
      <w:r>
        <w:t>Text modules are predefined text saved in tool. These can be accessed via word add-</w:t>
      </w:r>
      <w:r w:rsidR="00D87B6E">
        <w:t>in while designing template.</w:t>
      </w:r>
    </w:p>
    <w:sectPr w:rsidR="00DF0C88" w:rsidRPr="00DF0C88" w:rsidSect="005C5857">
      <w:headerReference w:type="default" r:id="rId86"/>
      <w:footerReference w:type="default" r:id="rId87"/>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3" w:author="Madhukar Sreeramoju" w:date="2020-04-20T15:57:00Z" w:initials="MS">
    <w:p w14:paraId="79D48940" w14:textId="77777777" w:rsidR="0059544B" w:rsidRDefault="0059544B">
      <w:pPr>
        <w:pStyle w:val="CommentText"/>
      </w:pPr>
      <w:r>
        <w:rPr>
          <w:rStyle w:val="CommentReference"/>
        </w:rPr>
        <w:annotationRef/>
      </w:r>
      <w:r>
        <w:t>Can be deleted</w:t>
      </w:r>
    </w:p>
  </w:comment>
  <w:comment w:id="493" w:author="Madhukar Sreeramoju" w:date="2020-04-20T15:52:00Z" w:initials="MS">
    <w:p w14:paraId="3DA95A4E" w14:textId="77777777" w:rsidR="0059544B" w:rsidRDefault="0059544B">
      <w:pPr>
        <w:pStyle w:val="CommentText"/>
      </w:pPr>
      <w:r>
        <w:rPr>
          <w:rStyle w:val="CommentReference"/>
        </w:rPr>
        <w:annotationRef/>
      </w:r>
      <w:r>
        <w:t>Explain what are WG,WA,WI in detail like group, variant, etc.</w:t>
      </w:r>
    </w:p>
  </w:comment>
  <w:comment w:id="494" w:author="Narendar Reddy" w:date="2020-04-22T16:28:00Z" w:initials="NR">
    <w:p w14:paraId="13C896DA" w14:textId="7DBFF5FE" w:rsidR="007446D4" w:rsidRDefault="007446D4">
      <w:pPr>
        <w:pStyle w:val="CommentText"/>
      </w:pPr>
      <w:r>
        <w:rPr>
          <w:rStyle w:val="CommentReference"/>
        </w:rPr>
        <w:annotationRef/>
      </w:r>
      <w:r>
        <w:t>WI Description</w:t>
      </w:r>
      <w:r w:rsidR="004C416F">
        <w:t xml:space="preserve"> is not there anywhere</w:t>
      </w:r>
    </w:p>
  </w:comment>
  <w:comment w:id="514" w:author="Preethi G A" w:date="2020-04-22T14:32:00Z" w:initials="PGA">
    <w:p w14:paraId="58601A2C" w14:textId="77777777" w:rsidR="0059544B" w:rsidRDefault="0059544B">
      <w:pPr>
        <w:pStyle w:val="CommentText"/>
      </w:pPr>
      <w:r>
        <w:rPr>
          <w:rStyle w:val="CommentReference"/>
        </w:rPr>
        <w:annotationRef/>
      </w:r>
      <w:r>
        <w:t>Change for to ‘to’</w:t>
      </w:r>
    </w:p>
  </w:comment>
  <w:comment w:id="542" w:author="Preethi G A" w:date="2020-04-22T14:50:00Z" w:initials="PGA">
    <w:p w14:paraId="3DC334D1" w14:textId="77777777" w:rsidR="0059544B" w:rsidRDefault="0059544B">
      <w:pPr>
        <w:pStyle w:val="CommentText"/>
      </w:pPr>
      <w:r>
        <w:rPr>
          <w:rStyle w:val="CommentReference"/>
        </w:rPr>
        <w:annotationRef/>
      </w:r>
      <w:r>
        <w:t>Remove a</w:t>
      </w:r>
    </w:p>
  </w:comment>
  <w:comment w:id="545" w:author="Preethi G A" w:date="2020-04-22T14:50:00Z" w:initials="PGA">
    <w:p w14:paraId="04CE01D5" w14:textId="77777777" w:rsidR="0059544B" w:rsidRDefault="0059544B">
      <w:pPr>
        <w:pStyle w:val="CommentText"/>
      </w:pPr>
      <w:r>
        <w:rPr>
          <w:rStyle w:val="CommentReference"/>
        </w:rPr>
        <w:annotationRef/>
      </w:r>
      <w:r>
        <w:t>Spelling mistake Selbstkosten</w:t>
      </w:r>
    </w:p>
  </w:comment>
  <w:comment w:id="548" w:author="Preethi G A" w:date="2020-04-22T15:13:00Z" w:initials="PGA">
    <w:p w14:paraId="6E28FBED" w14:textId="77777777" w:rsidR="00ED13E7" w:rsidRDefault="00ED13E7">
      <w:pPr>
        <w:pStyle w:val="CommentText"/>
      </w:pPr>
      <w:r>
        <w:rPr>
          <w:rStyle w:val="CommentReference"/>
        </w:rPr>
        <w:annotationRef/>
      </w:r>
      <w:r>
        <w:t>Spelling mistake Verkaufskosten</w:t>
      </w:r>
    </w:p>
  </w:comment>
  <w:comment w:id="552" w:author="Preethi G A" w:date="2020-04-22T15:13:00Z" w:initials="PGA">
    <w:p w14:paraId="339E64CA" w14:textId="77777777" w:rsidR="00ED13E7" w:rsidRDefault="00ED13E7">
      <w:pPr>
        <w:pStyle w:val="CommentText"/>
      </w:pPr>
      <w:r>
        <w:rPr>
          <w:rStyle w:val="CommentReference"/>
        </w:rPr>
        <w:annotationRef/>
      </w:r>
      <w:r>
        <w:t>Spelling mistake Selbstkosten</w:t>
      </w:r>
    </w:p>
  </w:comment>
  <w:comment w:id="570" w:author="Preethi G A" w:date="2020-04-22T15:18:00Z" w:initials="PGA">
    <w:p w14:paraId="68DBE868" w14:textId="77777777" w:rsidR="004236A5" w:rsidRDefault="004236A5">
      <w:pPr>
        <w:pStyle w:val="CommentText"/>
      </w:pPr>
      <w:r>
        <w:rPr>
          <w:rStyle w:val="CommentReference"/>
        </w:rPr>
        <w:annotationRef/>
      </w:r>
      <w:r>
        <w:t>Spelling mistake</w:t>
      </w:r>
    </w:p>
  </w:comment>
  <w:comment w:id="576" w:author="Preethi G A" w:date="2020-04-22T15:19:00Z" w:initials="PGA">
    <w:p w14:paraId="7892CA80" w14:textId="77777777" w:rsidR="00AF76C9" w:rsidRDefault="00AF76C9">
      <w:pPr>
        <w:pStyle w:val="CommentText"/>
      </w:pPr>
      <w:r>
        <w:rPr>
          <w:rStyle w:val="CommentReference"/>
        </w:rPr>
        <w:annotationRef/>
      </w:r>
      <w:r w:rsidR="0006131D">
        <w:t>Spelling</w:t>
      </w:r>
      <w:r>
        <w:t xml:space="preserve"> mistake</w:t>
      </w:r>
      <w:r w:rsidR="0006131D">
        <w:t xml:space="preserve"> check in all the places</w:t>
      </w:r>
    </w:p>
  </w:comment>
  <w:comment w:id="582" w:author="Preethi G A" w:date="2020-04-22T15:20:00Z" w:initials="PGA">
    <w:p w14:paraId="326F981F" w14:textId="77777777" w:rsidR="005A12B5" w:rsidRDefault="005A12B5">
      <w:pPr>
        <w:pStyle w:val="CommentText"/>
      </w:pPr>
      <w:r>
        <w:rPr>
          <w:rStyle w:val="CommentReference"/>
        </w:rPr>
        <w:annotationRef/>
      </w:r>
      <w:r>
        <w:t>Change to ‘to’</w:t>
      </w:r>
    </w:p>
  </w:comment>
  <w:comment w:id="612" w:author="Preethi G A" w:date="2020-04-22T15:26:00Z" w:initials="PGA">
    <w:p w14:paraId="7A804939" w14:textId="77777777" w:rsidR="00B102A4" w:rsidRDefault="00B102A4">
      <w:pPr>
        <w:pStyle w:val="CommentText"/>
      </w:pPr>
      <w:r>
        <w:rPr>
          <w:rStyle w:val="CommentReference"/>
        </w:rPr>
        <w:annotationRef/>
      </w:r>
      <w:r>
        <w:t>Remove in it is twice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D48940" w15:done="0"/>
  <w15:commentEx w15:paraId="3DA95A4E" w15:done="0"/>
  <w15:commentEx w15:paraId="13C896DA" w15:paraIdParent="3DA95A4E" w15:done="0"/>
  <w15:commentEx w15:paraId="58601A2C" w15:done="0"/>
  <w15:commentEx w15:paraId="3DC334D1" w15:done="0"/>
  <w15:commentEx w15:paraId="04CE01D5" w15:done="0"/>
  <w15:commentEx w15:paraId="6E28FBED" w15:done="0"/>
  <w15:commentEx w15:paraId="339E64CA" w15:done="0"/>
  <w15:commentEx w15:paraId="68DBE868" w15:done="0"/>
  <w15:commentEx w15:paraId="7892CA80" w15:done="0"/>
  <w15:commentEx w15:paraId="326F981F" w15:done="0"/>
  <w15:commentEx w15:paraId="7A80493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DC7507" w14:textId="77777777" w:rsidR="0005306E" w:rsidRDefault="0005306E" w:rsidP="005C5857">
      <w:pPr>
        <w:spacing w:after="0" w:line="240" w:lineRule="auto"/>
      </w:pPr>
      <w:r>
        <w:separator/>
      </w:r>
    </w:p>
  </w:endnote>
  <w:endnote w:type="continuationSeparator" w:id="0">
    <w:p w14:paraId="761AFCE1" w14:textId="77777777" w:rsidR="0005306E" w:rsidRDefault="0005306E" w:rsidP="005C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110"/>
      <w:gridCol w:w="480"/>
    </w:tblGrid>
    <w:tr w:rsidR="0059544B" w14:paraId="75B0079D" w14:textId="77777777">
      <w:trPr>
        <w:jc w:val="right"/>
      </w:trPr>
      <w:tc>
        <w:tcPr>
          <w:tcW w:w="4795" w:type="dxa"/>
          <w:vAlign w:val="center"/>
        </w:tcPr>
        <w:sdt>
          <w:sdtPr>
            <w:rPr>
              <w:caps/>
              <w:color w:val="000000" w:themeColor="text1"/>
            </w:rPr>
            <w:alias w:val="Auth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12142D9B" w14:textId="77777777" w:rsidR="0059544B" w:rsidRDefault="0059544B">
              <w:pPr>
                <w:pStyle w:val="Header"/>
                <w:jc w:val="right"/>
                <w:rPr>
                  <w:caps/>
                  <w:color w:val="000000" w:themeColor="text1"/>
                </w:rPr>
              </w:pPr>
              <w:r>
                <w:rPr>
                  <w:caps/>
                  <w:color w:val="000000" w:themeColor="text1"/>
                  <w:lang w:val="en-GB"/>
                </w:rPr>
                <w:t>Categis Software Pvt. Ltd. www.softwaretogo.de</w:t>
              </w:r>
            </w:p>
          </w:sdtContent>
        </w:sdt>
      </w:tc>
      <w:tc>
        <w:tcPr>
          <w:tcW w:w="250" w:type="pct"/>
          <w:shd w:val="clear" w:color="auto" w:fill="ED7D31" w:themeFill="accent2"/>
          <w:vAlign w:val="center"/>
        </w:tcPr>
        <w:p w14:paraId="2B26419E" w14:textId="7DC7FCE2" w:rsidR="0059544B" w:rsidRDefault="0059544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53061">
            <w:rPr>
              <w:noProof/>
              <w:color w:val="FFFFFF" w:themeColor="background1"/>
            </w:rPr>
            <w:t>4</w:t>
          </w:r>
          <w:r>
            <w:rPr>
              <w:noProof/>
              <w:color w:val="FFFFFF" w:themeColor="background1"/>
            </w:rPr>
            <w:fldChar w:fldCharType="end"/>
          </w:r>
        </w:p>
      </w:tc>
    </w:tr>
  </w:tbl>
  <w:p w14:paraId="7D20FB3B" w14:textId="77777777" w:rsidR="0059544B" w:rsidRDefault="0059544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C5E249" w14:textId="77777777" w:rsidR="0005306E" w:rsidRDefault="0005306E" w:rsidP="005C5857">
      <w:pPr>
        <w:spacing w:after="0" w:line="240" w:lineRule="auto"/>
      </w:pPr>
      <w:r>
        <w:separator/>
      </w:r>
    </w:p>
  </w:footnote>
  <w:footnote w:type="continuationSeparator" w:id="0">
    <w:p w14:paraId="6B4416FB" w14:textId="77777777" w:rsidR="0005306E" w:rsidRDefault="0005306E" w:rsidP="005C5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29"/>
      <w:gridCol w:w="9061"/>
    </w:tblGrid>
    <w:tr w:rsidR="0059544B" w14:paraId="00A26CA8" w14:textId="77777777">
      <w:trPr>
        <w:jc w:val="right"/>
      </w:trPr>
      <w:tc>
        <w:tcPr>
          <w:tcW w:w="0" w:type="auto"/>
          <w:shd w:val="clear" w:color="auto" w:fill="ED7D31" w:themeFill="accent2"/>
          <w:vAlign w:val="center"/>
        </w:tcPr>
        <w:p w14:paraId="72A61F10" w14:textId="77777777" w:rsidR="0059544B" w:rsidRDefault="0059544B">
          <w:pPr>
            <w:pStyle w:val="Header"/>
            <w:rPr>
              <w:caps/>
              <w:color w:val="FFFFFF" w:themeColor="background1"/>
            </w:rPr>
          </w:pPr>
        </w:p>
      </w:tc>
      <w:tc>
        <w:tcPr>
          <w:tcW w:w="0" w:type="auto"/>
          <w:shd w:val="clear" w:color="auto" w:fill="ED7D31" w:themeFill="accent2"/>
          <w:vAlign w:val="center"/>
        </w:tcPr>
        <w:p w14:paraId="6A029887" w14:textId="77777777" w:rsidR="0059544B" w:rsidRDefault="0059544B">
          <w:pPr>
            <w:pStyle w:val="Header"/>
            <w:jc w:val="right"/>
            <w:rPr>
              <w:caps/>
              <w:color w:val="FFFFFF" w:themeColor="background1"/>
            </w:rPr>
          </w:pPr>
          <w:r>
            <w:rPr>
              <w:caps/>
              <w:color w:val="FFFFFF" w:themeColor="background1"/>
            </w:rPr>
            <w:t>OttoPro – technical documentation</w:t>
          </w:r>
        </w:p>
      </w:tc>
    </w:tr>
  </w:tbl>
  <w:p w14:paraId="722F14F0" w14:textId="77777777" w:rsidR="0059544B" w:rsidRDefault="0059544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7185E"/>
    <w:multiLevelType w:val="hybridMultilevel"/>
    <w:tmpl w:val="E856D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615A2"/>
    <w:multiLevelType w:val="hybridMultilevel"/>
    <w:tmpl w:val="12D60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91445"/>
    <w:multiLevelType w:val="hybridMultilevel"/>
    <w:tmpl w:val="AB6C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E5E3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D7712FC"/>
    <w:multiLevelType w:val="hybridMultilevel"/>
    <w:tmpl w:val="19D4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87270F"/>
    <w:multiLevelType w:val="hybridMultilevel"/>
    <w:tmpl w:val="30BAB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C27EB"/>
    <w:multiLevelType w:val="hybridMultilevel"/>
    <w:tmpl w:val="5C9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A3EDB"/>
    <w:multiLevelType w:val="hybridMultilevel"/>
    <w:tmpl w:val="150C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6D601D"/>
    <w:multiLevelType w:val="hybridMultilevel"/>
    <w:tmpl w:val="14C6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80EA0"/>
    <w:multiLevelType w:val="hybridMultilevel"/>
    <w:tmpl w:val="754EB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4FB7093"/>
    <w:multiLevelType w:val="hybridMultilevel"/>
    <w:tmpl w:val="EE083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75FD2"/>
    <w:multiLevelType w:val="hybridMultilevel"/>
    <w:tmpl w:val="6C0A2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875FB4"/>
    <w:multiLevelType w:val="hybridMultilevel"/>
    <w:tmpl w:val="9466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140EC"/>
    <w:multiLevelType w:val="hybridMultilevel"/>
    <w:tmpl w:val="B68A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B66DF3"/>
    <w:multiLevelType w:val="multilevel"/>
    <w:tmpl w:val="EDA453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8E12317"/>
    <w:multiLevelType w:val="hybridMultilevel"/>
    <w:tmpl w:val="B09E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F5397E"/>
    <w:multiLevelType w:val="hybridMultilevel"/>
    <w:tmpl w:val="AB9C1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3"/>
  </w:num>
  <w:num w:numId="4">
    <w:abstractNumId w:val="6"/>
  </w:num>
  <w:num w:numId="5">
    <w:abstractNumId w:val="10"/>
  </w:num>
  <w:num w:numId="6">
    <w:abstractNumId w:val="12"/>
  </w:num>
  <w:num w:numId="7">
    <w:abstractNumId w:val="11"/>
  </w:num>
  <w:num w:numId="8">
    <w:abstractNumId w:val="5"/>
  </w:num>
  <w:num w:numId="9">
    <w:abstractNumId w:val="1"/>
  </w:num>
  <w:num w:numId="10">
    <w:abstractNumId w:val="4"/>
  </w:num>
  <w:num w:numId="11">
    <w:abstractNumId w:val="15"/>
  </w:num>
  <w:num w:numId="12">
    <w:abstractNumId w:val="7"/>
  </w:num>
  <w:num w:numId="13">
    <w:abstractNumId w:val="8"/>
  </w:num>
  <w:num w:numId="14">
    <w:abstractNumId w:val="0"/>
  </w:num>
  <w:num w:numId="15">
    <w:abstractNumId w:val="16"/>
  </w:num>
  <w:num w:numId="16">
    <w:abstractNumId w:val="2"/>
  </w:num>
  <w:num w:numId="17">
    <w:abstractNumId w:val="9"/>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arendar Reddy">
    <w15:presenceInfo w15:providerId="None" w15:userId="Narendar Reddy"/>
  </w15:person>
  <w15:person w15:author="Madhukar Sreeramoju">
    <w15:presenceInfo w15:providerId="Windows Live" w15:userId="870557824fa9ba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C5857"/>
    <w:rsid w:val="00001729"/>
    <w:rsid w:val="000018C9"/>
    <w:rsid w:val="000019C8"/>
    <w:rsid w:val="0000212B"/>
    <w:rsid w:val="00002ECC"/>
    <w:rsid w:val="0000391C"/>
    <w:rsid w:val="00004414"/>
    <w:rsid w:val="00011FB7"/>
    <w:rsid w:val="0001236D"/>
    <w:rsid w:val="000132AA"/>
    <w:rsid w:val="00022D75"/>
    <w:rsid w:val="000265AD"/>
    <w:rsid w:val="00026B4F"/>
    <w:rsid w:val="00026BF8"/>
    <w:rsid w:val="000270AE"/>
    <w:rsid w:val="0003036F"/>
    <w:rsid w:val="00030FA8"/>
    <w:rsid w:val="00031285"/>
    <w:rsid w:val="00033256"/>
    <w:rsid w:val="0003351B"/>
    <w:rsid w:val="0003599F"/>
    <w:rsid w:val="000400ED"/>
    <w:rsid w:val="0004088F"/>
    <w:rsid w:val="00041E1F"/>
    <w:rsid w:val="00044005"/>
    <w:rsid w:val="000447F0"/>
    <w:rsid w:val="00046B1B"/>
    <w:rsid w:val="00050460"/>
    <w:rsid w:val="0005257F"/>
    <w:rsid w:val="00052D51"/>
    <w:rsid w:val="0005306E"/>
    <w:rsid w:val="000530F1"/>
    <w:rsid w:val="0005347C"/>
    <w:rsid w:val="000538B3"/>
    <w:rsid w:val="000540FF"/>
    <w:rsid w:val="000558BB"/>
    <w:rsid w:val="00056A0A"/>
    <w:rsid w:val="000577D1"/>
    <w:rsid w:val="0006131D"/>
    <w:rsid w:val="0006177A"/>
    <w:rsid w:val="000618F3"/>
    <w:rsid w:val="00063F22"/>
    <w:rsid w:val="0006484E"/>
    <w:rsid w:val="0007022A"/>
    <w:rsid w:val="000715CF"/>
    <w:rsid w:val="0007312E"/>
    <w:rsid w:val="00073C21"/>
    <w:rsid w:val="000758AF"/>
    <w:rsid w:val="00077308"/>
    <w:rsid w:val="00081AD4"/>
    <w:rsid w:val="00084F4F"/>
    <w:rsid w:val="0009371C"/>
    <w:rsid w:val="00095225"/>
    <w:rsid w:val="000967FD"/>
    <w:rsid w:val="000A0F1D"/>
    <w:rsid w:val="000A1DEF"/>
    <w:rsid w:val="000A3D5F"/>
    <w:rsid w:val="000A713D"/>
    <w:rsid w:val="000A716A"/>
    <w:rsid w:val="000B08CE"/>
    <w:rsid w:val="000B27C3"/>
    <w:rsid w:val="000B3475"/>
    <w:rsid w:val="000B6B42"/>
    <w:rsid w:val="000C38B0"/>
    <w:rsid w:val="000C7246"/>
    <w:rsid w:val="000D0DD1"/>
    <w:rsid w:val="000D2933"/>
    <w:rsid w:val="000D4EA7"/>
    <w:rsid w:val="000E0BC5"/>
    <w:rsid w:val="000E15E5"/>
    <w:rsid w:val="000E2182"/>
    <w:rsid w:val="000E2208"/>
    <w:rsid w:val="000E27C9"/>
    <w:rsid w:val="000E2EA5"/>
    <w:rsid w:val="000E32D5"/>
    <w:rsid w:val="000E6BE3"/>
    <w:rsid w:val="000E7A9C"/>
    <w:rsid w:val="000F32F3"/>
    <w:rsid w:val="000F4099"/>
    <w:rsid w:val="000F438D"/>
    <w:rsid w:val="000F48C7"/>
    <w:rsid w:val="000F49B2"/>
    <w:rsid w:val="000F6E5E"/>
    <w:rsid w:val="000F79D9"/>
    <w:rsid w:val="00100178"/>
    <w:rsid w:val="001014F5"/>
    <w:rsid w:val="00101889"/>
    <w:rsid w:val="00102116"/>
    <w:rsid w:val="0010253B"/>
    <w:rsid w:val="001040B3"/>
    <w:rsid w:val="001057EE"/>
    <w:rsid w:val="001061E3"/>
    <w:rsid w:val="001073D7"/>
    <w:rsid w:val="00107B68"/>
    <w:rsid w:val="00110262"/>
    <w:rsid w:val="00110AF6"/>
    <w:rsid w:val="001132BA"/>
    <w:rsid w:val="00115589"/>
    <w:rsid w:val="00115F92"/>
    <w:rsid w:val="0012015E"/>
    <w:rsid w:val="001257A3"/>
    <w:rsid w:val="001266B1"/>
    <w:rsid w:val="00130D55"/>
    <w:rsid w:val="00131242"/>
    <w:rsid w:val="0013274D"/>
    <w:rsid w:val="00135457"/>
    <w:rsid w:val="00137DF7"/>
    <w:rsid w:val="00140D25"/>
    <w:rsid w:val="001416A1"/>
    <w:rsid w:val="001433D2"/>
    <w:rsid w:val="001469C8"/>
    <w:rsid w:val="00146D7F"/>
    <w:rsid w:val="00147B96"/>
    <w:rsid w:val="00154EC6"/>
    <w:rsid w:val="00156009"/>
    <w:rsid w:val="00160491"/>
    <w:rsid w:val="001610EE"/>
    <w:rsid w:val="001616F4"/>
    <w:rsid w:val="00163C98"/>
    <w:rsid w:val="0016752B"/>
    <w:rsid w:val="00167AE5"/>
    <w:rsid w:val="00170B3B"/>
    <w:rsid w:val="00171AD8"/>
    <w:rsid w:val="00171B6C"/>
    <w:rsid w:val="00172105"/>
    <w:rsid w:val="00172504"/>
    <w:rsid w:val="001726C2"/>
    <w:rsid w:val="00174493"/>
    <w:rsid w:val="0017487A"/>
    <w:rsid w:val="00174F5E"/>
    <w:rsid w:val="0017577E"/>
    <w:rsid w:val="00177BE8"/>
    <w:rsid w:val="0018258C"/>
    <w:rsid w:val="00182713"/>
    <w:rsid w:val="00183B5D"/>
    <w:rsid w:val="001842DD"/>
    <w:rsid w:val="00190C1B"/>
    <w:rsid w:val="00190E3C"/>
    <w:rsid w:val="00196126"/>
    <w:rsid w:val="0019785D"/>
    <w:rsid w:val="001A01BD"/>
    <w:rsid w:val="001A4FB1"/>
    <w:rsid w:val="001A5827"/>
    <w:rsid w:val="001A675C"/>
    <w:rsid w:val="001A76E1"/>
    <w:rsid w:val="001A791D"/>
    <w:rsid w:val="001B0141"/>
    <w:rsid w:val="001B077C"/>
    <w:rsid w:val="001B15C4"/>
    <w:rsid w:val="001B2183"/>
    <w:rsid w:val="001B24DB"/>
    <w:rsid w:val="001B3517"/>
    <w:rsid w:val="001B37EF"/>
    <w:rsid w:val="001B49B9"/>
    <w:rsid w:val="001B7173"/>
    <w:rsid w:val="001B7F6F"/>
    <w:rsid w:val="001C1A33"/>
    <w:rsid w:val="001C1BB2"/>
    <w:rsid w:val="001C29EC"/>
    <w:rsid w:val="001C706A"/>
    <w:rsid w:val="001C756E"/>
    <w:rsid w:val="001D28CC"/>
    <w:rsid w:val="001D2A53"/>
    <w:rsid w:val="001D32F0"/>
    <w:rsid w:val="001D6A5E"/>
    <w:rsid w:val="001D6EA0"/>
    <w:rsid w:val="001D77D8"/>
    <w:rsid w:val="001E1DEF"/>
    <w:rsid w:val="001E1E9A"/>
    <w:rsid w:val="001E2C7C"/>
    <w:rsid w:val="001E50BA"/>
    <w:rsid w:val="001E540C"/>
    <w:rsid w:val="001E7C20"/>
    <w:rsid w:val="001F0581"/>
    <w:rsid w:val="001F3D54"/>
    <w:rsid w:val="001F65C9"/>
    <w:rsid w:val="00201A33"/>
    <w:rsid w:val="00205685"/>
    <w:rsid w:val="0020603C"/>
    <w:rsid w:val="00210FDC"/>
    <w:rsid w:val="00215049"/>
    <w:rsid w:val="00215129"/>
    <w:rsid w:val="00220BD3"/>
    <w:rsid w:val="00221B21"/>
    <w:rsid w:val="00223F92"/>
    <w:rsid w:val="002241F9"/>
    <w:rsid w:val="00225AF7"/>
    <w:rsid w:val="002261C1"/>
    <w:rsid w:val="002272A4"/>
    <w:rsid w:val="00227A80"/>
    <w:rsid w:val="00230E46"/>
    <w:rsid w:val="0023119E"/>
    <w:rsid w:val="0023194B"/>
    <w:rsid w:val="00236591"/>
    <w:rsid w:val="00242E59"/>
    <w:rsid w:val="002441CC"/>
    <w:rsid w:val="00244A58"/>
    <w:rsid w:val="00247D0E"/>
    <w:rsid w:val="002533CA"/>
    <w:rsid w:val="002534C6"/>
    <w:rsid w:val="00253F7D"/>
    <w:rsid w:val="00260182"/>
    <w:rsid w:val="00260343"/>
    <w:rsid w:val="00261BF4"/>
    <w:rsid w:val="0026419B"/>
    <w:rsid w:val="00264425"/>
    <w:rsid w:val="00265145"/>
    <w:rsid w:val="00266566"/>
    <w:rsid w:val="002702C9"/>
    <w:rsid w:val="00270D4D"/>
    <w:rsid w:val="0027247B"/>
    <w:rsid w:val="00272DB4"/>
    <w:rsid w:val="00273CA2"/>
    <w:rsid w:val="00275AE8"/>
    <w:rsid w:val="00276434"/>
    <w:rsid w:val="00277DEC"/>
    <w:rsid w:val="002807CA"/>
    <w:rsid w:val="00281DDC"/>
    <w:rsid w:val="00281FB0"/>
    <w:rsid w:val="002853ED"/>
    <w:rsid w:val="0028713A"/>
    <w:rsid w:val="00287705"/>
    <w:rsid w:val="00290A49"/>
    <w:rsid w:val="00292079"/>
    <w:rsid w:val="002A144B"/>
    <w:rsid w:val="002A192B"/>
    <w:rsid w:val="002A3C8F"/>
    <w:rsid w:val="002A44F0"/>
    <w:rsid w:val="002A5A31"/>
    <w:rsid w:val="002B194F"/>
    <w:rsid w:val="002B6A4D"/>
    <w:rsid w:val="002C1DB5"/>
    <w:rsid w:val="002C5C60"/>
    <w:rsid w:val="002D2576"/>
    <w:rsid w:val="002D3AFF"/>
    <w:rsid w:val="002D3E77"/>
    <w:rsid w:val="002D3F38"/>
    <w:rsid w:val="002D463F"/>
    <w:rsid w:val="002D5725"/>
    <w:rsid w:val="002E0F9F"/>
    <w:rsid w:val="002E314D"/>
    <w:rsid w:val="002E524E"/>
    <w:rsid w:val="002E5981"/>
    <w:rsid w:val="002E69B4"/>
    <w:rsid w:val="002E797E"/>
    <w:rsid w:val="002F1BE3"/>
    <w:rsid w:val="002F5098"/>
    <w:rsid w:val="002F5A48"/>
    <w:rsid w:val="002F6022"/>
    <w:rsid w:val="002F73E2"/>
    <w:rsid w:val="00301A14"/>
    <w:rsid w:val="003040A9"/>
    <w:rsid w:val="00304EDA"/>
    <w:rsid w:val="00305792"/>
    <w:rsid w:val="00306FD7"/>
    <w:rsid w:val="00306FF0"/>
    <w:rsid w:val="00307132"/>
    <w:rsid w:val="00307FE6"/>
    <w:rsid w:val="00310ED6"/>
    <w:rsid w:val="00311579"/>
    <w:rsid w:val="0031307A"/>
    <w:rsid w:val="00315E6A"/>
    <w:rsid w:val="00317548"/>
    <w:rsid w:val="003201D2"/>
    <w:rsid w:val="00320659"/>
    <w:rsid w:val="00320720"/>
    <w:rsid w:val="003217D1"/>
    <w:rsid w:val="00325BE3"/>
    <w:rsid w:val="00325EE1"/>
    <w:rsid w:val="003263D4"/>
    <w:rsid w:val="00326A0D"/>
    <w:rsid w:val="0032729E"/>
    <w:rsid w:val="00331218"/>
    <w:rsid w:val="003313B9"/>
    <w:rsid w:val="0033197F"/>
    <w:rsid w:val="00332353"/>
    <w:rsid w:val="00333421"/>
    <w:rsid w:val="00333FB3"/>
    <w:rsid w:val="00337135"/>
    <w:rsid w:val="00337E7C"/>
    <w:rsid w:val="0034324B"/>
    <w:rsid w:val="0034381E"/>
    <w:rsid w:val="0034490B"/>
    <w:rsid w:val="0035189E"/>
    <w:rsid w:val="00353A80"/>
    <w:rsid w:val="00354A99"/>
    <w:rsid w:val="003551EC"/>
    <w:rsid w:val="0035566F"/>
    <w:rsid w:val="00357284"/>
    <w:rsid w:val="0036258B"/>
    <w:rsid w:val="00364BCD"/>
    <w:rsid w:val="00365DEC"/>
    <w:rsid w:val="00365E28"/>
    <w:rsid w:val="00371C4E"/>
    <w:rsid w:val="00380D3B"/>
    <w:rsid w:val="00381089"/>
    <w:rsid w:val="00381C2D"/>
    <w:rsid w:val="00382D0D"/>
    <w:rsid w:val="003852C2"/>
    <w:rsid w:val="0038530E"/>
    <w:rsid w:val="00385395"/>
    <w:rsid w:val="003863DF"/>
    <w:rsid w:val="00387F57"/>
    <w:rsid w:val="0039039E"/>
    <w:rsid w:val="0039299C"/>
    <w:rsid w:val="003937AB"/>
    <w:rsid w:val="003939CF"/>
    <w:rsid w:val="00394E1C"/>
    <w:rsid w:val="0039554D"/>
    <w:rsid w:val="0039601D"/>
    <w:rsid w:val="003A14D9"/>
    <w:rsid w:val="003A204B"/>
    <w:rsid w:val="003A240D"/>
    <w:rsid w:val="003A3DC5"/>
    <w:rsid w:val="003B0CBE"/>
    <w:rsid w:val="003B34EE"/>
    <w:rsid w:val="003B3F5E"/>
    <w:rsid w:val="003B4628"/>
    <w:rsid w:val="003B54DA"/>
    <w:rsid w:val="003B6D96"/>
    <w:rsid w:val="003B7533"/>
    <w:rsid w:val="003C06C0"/>
    <w:rsid w:val="003C16FA"/>
    <w:rsid w:val="003C37BC"/>
    <w:rsid w:val="003D1CDE"/>
    <w:rsid w:val="003D21AD"/>
    <w:rsid w:val="003D268B"/>
    <w:rsid w:val="003D377C"/>
    <w:rsid w:val="003D574A"/>
    <w:rsid w:val="003D66DC"/>
    <w:rsid w:val="003D7AFF"/>
    <w:rsid w:val="003D7B40"/>
    <w:rsid w:val="003E084E"/>
    <w:rsid w:val="003E0BF6"/>
    <w:rsid w:val="003E15B2"/>
    <w:rsid w:val="003E1CD1"/>
    <w:rsid w:val="003E1F11"/>
    <w:rsid w:val="003E2DAE"/>
    <w:rsid w:val="003E5A47"/>
    <w:rsid w:val="003F07A6"/>
    <w:rsid w:val="003F1D30"/>
    <w:rsid w:val="003F2061"/>
    <w:rsid w:val="003F3A12"/>
    <w:rsid w:val="003F674D"/>
    <w:rsid w:val="00400959"/>
    <w:rsid w:val="00400EDC"/>
    <w:rsid w:val="00401BB8"/>
    <w:rsid w:val="00407A0B"/>
    <w:rsid w:val="0041102E"/>
    <w:rsid w:val="00412EE0"/>
    <w:rsid w:val="00414A65"/>
    <w:rsid w:val="00415B2F"/>
    <w:rsid w:val="00415FD6"/>
    <w:rsid w:val="004170B9"/>
    <w:rsid w:val="004202EA"/>
    <w:rsid w:val="0042046D"/>
    <w:rsid w:val="00421D3A"/>
    <w:rsid w:val="00422359"/>
    <w:rsid w:val="004236A5"/>
    <w:rsid w:val="00423D7E"/>
    <w:rsid w:val="00424ED0"/>
    <w:rsid w:val="0042541E"/>
    <w:rsid w:val="00433BD2"/>
    <w:rsid w:val="0043405E"/>
    <w:rsid w:val="004346AF"/>
    <w:rsid w:val="00437F28"/>
    <w:rsid w:val="00441756"/>
    <w:rsid w:val="00441BC9"/>
    <w:rsid w:val="00443C04"/>
    <w:rsid w:val="004440A0"/>
    <w:rsid w:val="00453D44"/>
    <w:rsid w:val="00455CAF"/>
    <w:rsid w:val="00455F4A"/>
    <w:rsid w:val="00462F84"/>
    <w:rsid w:val="00464BB7"/>
    <w:rsid w:val="004654A3"/>
    <w:rsid w:val="00471EF2"/>
    <w:rsid w:val="00472259"/>
    <w:rsid w:val="00480144"/>
    <w:rsid w:val="00480DB2"/>
    <w:rsid w:val="004828C9"/>
    <w:rsid w:val="00483248"/>
    <w:rsid w:val="00483789"/>
    <w:rsid w:val="00483854"/>
    <w:rsid w:val="0048621C"/>
    <w:rsid w:val="004866A6"/>
    <w:rsid w:val="00486BF2"/>
    <w:rsid w:val="00491D93"/>
    <w:rsid w:val="0049283E"/>
    <w:rsid w:val="00492E19"/>
    <w:rsid w:val="00494907"/>
    <w:rsid w:val="00494E6A"/>
    <w:rsid w:val="004A34E0"/>
    <w:rsid w:val="004A3DA6"/>
    <w:rsid w:val="004A43B4"/>
    <w:rsid w:val="004A43E8"/>
    <w:rsid w:val="004A6FAD"/>
    <w:rsid w:val="004A73D8"/>
    <w:rsid w:val="004B0C1E"/>
    <w:rsid w:val="004B4D46"/>
    <w:rsid w:val="004B5799"/>
    <w:rsid w:val="004B5AED"/>
    <w:rsid w:val="004C2A8B"/>
    <w:rsid w:val="004C416F"/>
    <w:rsid w:val="004C49EA"/>
    <w:rsid w:val="004C6ADB"/>
    <w:rsid w:val="004C79CD"/>
    <w:rsid w:val="004D0213"/>
    <w:rsid w:val="004D0840"/>
    <w:rsid w:val="004D0997"/>
    <w:rsid w:val="004D488E"/>
    <w:rsid w:val="004D4DD0"/>
    <w:rsid w:val="004D572A"/>
    <w:rsid w:val="004D65C6"/>
    <w:rsid w:val="004D730B"/>
    <w:rsid w:val="004D73F1"/>
    <w:rsid w:val="004E5DE2"/>
    <w:rsid w:val="004E6696"/>
    <w:rsid w:val="004F0565"/>
    <w:rsid w:val="004F1FBA"/>
    <w:rsid w:val="004F4748"/>
    <w:rsid w:val="004F493B"/>
    <w:rsid w:val="004F4C7E"/>
    <w:rsid w:val="004F5759"/>
    <w:rsid w:val="004F6210"/>
    <w:rsid w:val="005034A2"/>
    <w:rsid w:val="00504136"/>
    <w:rsid w:val="00511A90"/>
    <w:rsid w:val="005139A3"/>
    <w:rsid w:val="00514033"/>
    <w:rsid w:val="0051491D"/>
    <w:rsid w:val="0051736E"/>
    <w:rsid w:val="00517C10"/>
    <w:rsid w:val="00520459"/>
    <w:rsid w:val="00522F90"/>
    <w:rsid w:val="00524D0D"/>
    <w:rsid w:val="005253DB"/>
    <w:rsid w:val="00531408"/>
    <w:rsid w:val="005324F2"/>
    <w:rsid w:val="005363AC"/>
    <w:rsid w:val="00536621"/>
    <w:rsid w:val="00540393"/>
    <w:rsid w:val="00542262"/>
    <w:rsid w:val="005424D6"/>
    <w:rsid w:val="00542B0C"/>
    <w:rsid w:val="00543367"/>
    <w:rsid w:val="00552B0D"/>
    <w:rsid w:val="005567AC"/>
    <w:rsid w:val="00557C36"/>
    <w:rsid w:val="0056014B"/>
    <w:rsid w:val="00562523"/>
    <w:rsid w:val="0056299E"/>
    <w:rsid w:val="00567C05"/>
    <w:rsid w:val="005701AC"/>
    <w:rsid w:val="00570367"/>
    <w:rsid w:val="00571D2A"/>
    <w:rsid w:val="005779B1"/>
    <w:rsid w:val="00581169"/>
    <w:rsid w:val="00583322"/>
    <w:rsid w:val="005833F8"/>
    <w:rsid w:val="00583839"/>
    <w:rsid w:val="00586090"/>
    <w:rsid w:val="00587EE8"/>
    <w:rsid w:val="00591A6E"/>
    <w:rsid w:val="00591C69"/>
    <w:rsid w:val="00594E91"/>
    <w:rsid w:val="0059544B"/>
    <w:rsid w:val="005958A8"/>
    <w:rsid w:val="00597CE7"/>
    <w:rsid w:val="005A1113"/>
    <w:rsid w:val="005A12B5"/>
    <w:rsid w:val="005A2B8E"/>
    <w:rsid w:val="005A2C7D"/>
    <w:rsid w:val="005A490E"/>
    <w:rsid w:val="005A4C2A"/>
    <w:rsid w:val="005A5CA7"/>
    <w:rsid w:val="005A6BA9"/>
    <w:rsid w:val="005A7D72"/>
    <w:rsid w:val="005B15C0"/>
    <w:rsid w:val="005B1A6A"/>
    <w:rsid w:val="005B29A6"/>
    <w:rsid w:val="005B331E"/>
    <w:rsid w:val="005B3FF1"/>
    <w:rsid w:val="005B677D"/>
    <w:rsid w:val="005C28F9"/>
    <w:rsid w:val="005C2EB9"/>
    <w:rsid w:val="005C3E63"/>
    <w:rsid w:val="005C4D38"/>
    <w:rsid w:val="005C5857"/>
    <w:rsid w:val="005C6A7F"/>
    <w:rsid w:val="005D0226"/>
    <w:rsid w:val="005D0FFC"/>
    <w:rsid w:val="005D1D5A"/>
    <w:rsid w:val="005D343E"/>
    <w:rsid w:val="005D3DED"/>
    <w:rsid w:val="005D3F90"/>
    <w:rsid w:val="005D530D"/>
    <w:rsid w:val="005E2825"/>
    <w:rsid w:val="005E3801"/>
    <w:rsid w:val="005E5005"/>
    <w:rsid w:val="005E5F68"/>
    <w:rsid w:val="005E60D7"/>
    <w:rsid w:val="005F08BF"/>
    <w:rsid w:val="005F1581"/>
    <w:rsid w:val="005F3ED8"/>
    <w:rsid w:val="005F4571"/>
    <w:rsid w:val="005F5348"/>
    <w:rsid w:val="005F6D43"/>
    <w:rsid w:val="00600BB1"/>
    <w:rsid w:val="00600FD2"/>
    <w:rsid w:val="006018EF"/>
    <w:rsid w:val="00601C54"/>
    <w:rsid w:val="00602643"/>
    <w:rsid w:val="00603D97"/>
    <w:rsid w:val="00604152"/>
    <w:rsid w:val="006050A2"/>
    <w:rsid w:val="006057E7"/>
    <w:rsid w:val="00606858"/>
    <w:rsid w:val="006069FE"/>
    <w:rsid w:val="0060795E"/>
    <w:rsid w:val="00612C02"/>
    <w:rsid w:val="0061331C"/>
    <w:rsid w:val="006139FE"/>
    <w:rsid w:val="00615607"/>
    <w:rsid w:val="006164A1"/>
    <w:rsid w:val="006179BF"/>
    <w:rsid w:val="00623380"/>
    <w:rsid w:val="0062412F"/>
    <w:rsid w:val="00624876"/>
    <w:rsid w:val="006258C0"/>
    <w:rsid w:val="00626E7A"/>
    <w:rsid w:val="00627C8D"/>
    <w:rsid w:val="00630A2F"/>
    <w:rsid w:val="00631F30"/>
    <w:rsid w:val="00635A1F"/>
    <w:rsid w:val="00641EB0"/>
    <w:rsid w:val="00643747"/>
    <w:rsid w:val="0064450D"/>
    <w:rsid w:val="00644D04"/>
    <w:rsid w:val="00647FCE"/>
    <w:rsid w:val="0065111C"/>
    <w:rsid w:val="00653061"/>
    <w:rsid w:val="00653886"/>
    <w:rsid w:val="00653BCB"/>
    <w:rsid w:val="00657D61"/>
    <w:rsid w:val="006608AB"/>
    <w:rsid w:val="00661228"/>
    <w:rsid w:val="006649AD"/>
    <w:rsid w:val="00666510"/>
    <w:rsid w:val="006673A5"/>
    <w:rsid w:val="00670DEE"/>
    <w:rsid w:val="00670EE1"/>
    <w:rsid w:val="00671C51"/>
    <w:rsid w:val="00672711"/>
    <w:rsid w:val="00673126"/>
    <w:rsid w:val="00674914"/>
    <w:rsid w:val="00676EA9"/>
    <w:rsid w:val="006773A7"/>
    <w:rsid w:val="00677727"/>
    <w:rsid w:val="00677810"/>
    <w:rsid w:val="006802C7"/>
    <w:rsid w:val="0068214A"/>
    <w:rsid w:val="00683E94"/>
    <w:rsid w:val="00683E9B"/>
    <w:rsid w:val="006844F5"/>
    <w:rsid w:val="006859B9"/>
    <w:rsid w:val="0068660C"/>
    <w:rsid w:val="00686FDA"/>
    <w:rsid w:val="00690876"/>
    <w:rsid w:val="00690C49"/>
    <w:rsid w:val="0069117A"/>
    <w:rsid w:val="00692F0F"/>
    <w:rsid w:val="00693613"/>
    <w:rsid w:val="00693BFB"/>
    <w:rsid w:val="0069401C"/>
    <w:rsid w:val="00695CCE"/>
    <w:rsid w:val="00696E90"/>
    <w:rsid w:val="006A1BDC"/>
    <w:rsid w:val="006A495C"/>
    <w:rsid w:val="006A6FDA"/>
    <w:rsid w:val="006B0281"/>
    <w:rsid w:val="006B084D"/>
    <w:rsid w:val="006B0E31"/>
    <w:rsid w:val="006B5153"/>
    <w:rsid w:val="006B68EB"/>
    <w:rsid w:val="006C04D3"/>
    <w:rsid w:val="006C1E88"/>
    <w:rsid w:val="006C23C1"/>
    <w:rsid w:val="006C2441"/>
    <w:rsid w:val="006C458E"/>
    <w:rsid w:val="006D158C"/>
    <w:rsid w:val="006D3287"/>
    <w:rsid w:val="006D3403"/>
    <w:rsid w:val="006D511B"/>
    <w:rsid w:val="006D54E9"/>
    <w:rsid w:val="006E4A76"/>
    <w:rsid w:val="006E5134"/>
    <w:rsid w:val="006E5480"/>
    <w:rsid w:val="006E5605"/>
    <w:rsid w:val="006E6A1A"/>
    <w:rsid w:val="006F0E2A"/>
    <w:rsid w:val="006F1EB9"/>
    <w:rsid w:val="006F2B7F"/>
    <w:rsid w:val="006F38B3"/>
    <w:rsid w:val="006F44C9"/>
    <w:rsid w:val="006F4F3D"/>
    <w:rsid w:val="006F6535"/>
    <w:rsid w:val="006F6561"/>
    <w:rsid w:val="006F6566"/>
    <w:rsid w:val="006F6AB2"/>
    <w:rsid w:val="007012B0"/>
    <w:rsid w:val="00701656"/>
    <w:rsid w:val="007027C0"/>
    <w:rsid w:val="00704F22"/>
    <w:rsid w:val="007129B5"/>
    <w:rsid w:val="00714A0B"/>
    <w:rsid w:val="00721A2C"/>
    <w:rsid w:val="0072318A"/>
    <w:rsid w:val="007261F5"/>
    <w:rsid w:val="0072645A"/>
    <w:rsid w:val="00732B12"/>
    <w:rsid w:val="00735C3D"/>
    <w:rsid w:val="0074158F"/>
    <w:rsid w:val="007425AC"/>
    <w:rsid w:val="00742A88"/>
    <w:rsid w:val="00742B6D"/>
    <w:rsid w:val="00743CC7"/>
    <w:rsid w:val="007446D4"/>
    <w:rsid w:val="00744B20"/>
    <w:rsid w:val="00745299"/>
    <w:rsid w:val="0074690B"/>
    <w:rsid w:val="007475C0"/>
    <w:rsid w:val="00752A90"/>
    <w:rsid w:val="00752CDD"/>
    <w:rsid w:val="00752E59"/>
    <w:rsid w:val="00755145"/>
    <w:rsid w:val="00756A13"/>
    <w:rsid w:val="0075715F"/>
    <w:rsid w:val="00757D79"/>
    <w:rsid w:val="0076105F"/>
    <w:rsid w:val="00761B79"/>
    <w:rsid w:val="00762528"/>
    <w:rsid w:val="00764312"/>
    <w:rsid w:val="00765F83"/>
    <w:rsid w:val="0077112E"/>
    <w:rsid w:val="0077126E"/>
    <w:rsid w:val="00771679"/>
    <w:rsid w:val="00771AAD"/>
    <w:rsid w:val="00772539"/>
    <w:rsid w:val="0077427B"/>
    <w:rsid w:val="00776585"/>
    <w:rsid w:val="0077691D"/>
    <w:rsid w:val="00776BCE"/>
    <w:rsid w:val="00777AFB"/>
    <w:rsid w:val="00781EC8"/>
    <w:rsid w:val="007826AB"/>
    <w:rsid w:val="00783031"/>
    <w:rsid w:val="007836A2"/>
    <w:rsid w:val="007844F2"/>
    <w:rsid w:val="00785928"/>
    <w:rsid w:val="00785DC3"/>
    <w:rsid w:val="00790893"/>
    <w:rsid w:val="00794DC3"/>
    <w:rsid w:val="00795F15"/>
    <w:rsid w:val="00797DC7"/>
    <w:rsid w:val="007A1AF4"/>
    <w:rsid w:val="007A5BC7"/>
    <w:rsid w:val="007A665B"/>
    <w:rsid w:val="007A694F"/>
    <w:rsid w:val="007B0137"/>
    <w:rsid w:val="007B035B"/>
    <w:rsid w:val="007B0567"/>
    <w:rsid w:val="007B10B1"/>
    <w:rsid w:val="007B1AEB"/>
    <w:rsid w:val="007B257C"/>
    <w:rsid w:val="007B2AB0"/>
    <w:rsid w:val="007B2F70"/>
    <w:rsid w:val="007B5F17"/>
    <w:rsid w:val="007B63AD"/>
    <w:rsid w:val="007B7937"/>
    <w:rsid w:val="007C0A99"/>
    <w:rsid w:val="007C15B0"/>
    <w:rsid w:val="007C28A5"/>
    <w:rsid w:val="007C2C89"/>
    <w:rsid w:val="007C2F0B"/>
    <w:rsid w:val="007C4C62"/>
    <w:rsid w:val="007C4D46"/>
    <w:rsid w:val="007D1273"/>
    <w:rsid w:val="007D1C9F"/>
    <w:rsid w:val="007D48B7"/>
    <w:rsid w:val="007D7C32"/>
    <w:rsid w:val="007E2B0D"/>
    <w:rsid w:val="007E328D"/>
    <w:rsid w:val="007E4D66"/>
    <w:rsid w:val="007E53D4"/>
    <w:rsid w:val="007E74EA"/>
    <w:rsid w:val="007F05B4"/>
    <w:rsid w:val="007F1732"/>
    <w:rsid w:val="007F47DF"/>
    <w:rsid w:val="007F495F"/>
    <w:rsid w:val="007F63F4"/>
    <w:rsid w:val="00806586"/>
    <w:rsid w:val="00806B8C"/>
    <w:rsid w:val="008105AD"/>
    <w:rsid w:val="0081208A"/>
    <w:rsid w:val="00820388"/>
    <w:rsid w:val="00821570"/>
    <w:rsid w:val="00821DBB"/>
    <w:rsid w:val="00822338"/>
    <w:rsid w:val="00822B75"/>
    <w:rsid w:val="0082730B"/>
    <w:rsid w:val="0082764A"/>
    <w:rsid w:val="008300CA"/>
    <w:rsid w:val="00831D79"/>
    <w:rsid w:val="00833810"/>
    <w:rsid w:val="00834F43"/>
    <w:rsid w:val="008361C5"/>
    <w:rsid w:val="00836780"/>
    <w:rsid w:val="00836A47"/>
    <w:rsid w:val="00836F07"/>
    <w:rsid w:val="00840791"/>
    <w:rsid w:val="00843F82"/>
    <w:rsid w:val="00845E34"/>
    <w:rsid w:val="00852A4B"/>
    <w:rsid w:val="008556E4"/>
    <w:rsid w:val="00856217"/>
    <w:rsid w:val="00856C68"/>
    <w:rsid w:val="00857607"/>
    <w:rsid w:val="00861CC5"/>
    <w:rsid w:val="00863416"/>
    <w:rsid w:val="00864810"/>
    <w:rsid w:val="00864968"/>
    <w:rsid w:val="00870B59"/>
    <w:rsid w:val="00870B7A"/>
    <w:rsid w:val="0087238B"/>
    <w:rsid w:val="00872660"/>
    <w:rsid w:val="00875393"/>
    <w:rsid w:val="00875DAC"/>
    <w:rsid w:val="0088230E"/>
    <w:rsid w:val="008849EA"/>
    <w:rsid w:val="0088540B"/>
    <w:rsid w:val="008864C0"/>
    <w:rsid w:val="008878D8"/>
    <w:rsid w:val="00890656"/>
    <w:rsid w:val="00891171"/>
    <w:rsid w:val="008918B0"/>
    <w:rsid w:val="008936BF"/>
    <w:rsid w:val="00895330"/>
    <w:rsid w:val="00895346"/>
    <w:rsid w:val="008970BE"/>
    <w:rsid w:val="008A1128"/>
    <w:rsid w:val="008A1E6C"/>
    <w:rsid w:val="008A69ED"/>
    <w:rsid w:val="008A7E93"/>
    <w:rsid w:val="008B0E5B"/>
    <w:rsid w:val="008B1A00"/>
    <w:rsid w:val="008B3523"/>
    <w:rsid w:val="008B4B81"/>
    <w:rsid w:val="008C0AD7"/>
    <w:rsid w:val="008C539E"/>
    <w:rsid w:val="008C5CB8"/>
    <w:rsid w:val="008D1BFE"/>
    <w:rsid w:val="008D3D49"/>
    <w:rsid w:val="008D5A8A"/>
    <w:rsid w:val="008D5E0C"/>
    <w:rsid w:val="008E2191"/>
    <w:rsid w:val="008E63A7"/>
    <w:rsid w:val="008E75D2"/>
    <w:rsid w:val="008F0279"/>
    <w:rsid w:val="008F094B"/>
    <w:rsid w:val="008F15C3"/>
    <w:rsid w:val="008F253A"/>
    <w:rsid w:val="008F6652"/>
    <w:rsid w:val="008F7480"/>
    <w:rsid w:val="008F7B35"/>
    <w:rsid w:val="009002B9"/>
    <w:rsid w:val="00900319"/>
    <w:rsid w:val="009007F3"/>
    <w:rsid w:val="0090163F"/>
    <w:rsid w:val="00902601"/>
    <w:rsid w:val="009041D6"/>
    <w:rsid w:val="009109E1"/>
    <w:rsid w:val="0091227E"/>
    <w:rsid w:val="00913D5A"/>
    <w:rsid w:val="009151FC"/>
    <w:rsid w:val="009154C6"/>
    <w:rsid w:val="00916FE3"/>
    <w:rsid w:val="009214E1"/>
    <w:rsid w:val="00922F28"/>
    <w:rsid w:val="00925E9B"/>
    <w:rsid w:val="009274B8"/>
    <w:rsid w:val="0093264E"/>
    <w:rsid w:val="0093281C"/>
    <w:rsid w:val="00934173"/>
    <w:rsid w:val="009344CB"/>
    <w:rsid w:val="00934528"/>
    <w:rsid w:val="009354B6"/>
    <w:rsid w:val="00936AB4"/>
    <w:rsid w:val="009377EF"/>
    <w:rsid w:val="0094215B"/>
    <w:rsid w:val="00942648"/>
    <w:rsid w:val="00943354"/>
    <w:rsid w:val="00943EB0"/>
    <w:rsid w:val="00943FCF"/>
    <w:rsid w:val="00944FAC"/>
    <w:rsid w:val="0094529E"/>
    <w:rsid w:val="009469F6"/>
    <w:rsid w:val="00952743"/>
    <w:rsid w:val="00953D7C"/>
    <w:rsid w:val="00955A2C"/>
    <w:rsid w:val="009572E8"/>
    <w:rsid w:val="009574F0"/>
    <w:rsid w:val="009603FA"/>
    <w:rsid w:val="00961329"/>
    <w:rsid w:val="00961672"/>
    <w:rsid w:val="009619FD"/>
    <w:rsid w:val="0096263C"/>
    <w:rsid w:val="00962B89"/>
    <w:rsid w:val="009722A5"/>
    <w:rsid w:val="009733DA"/>
    <w:rsid w:val="00974E49"/>
    <w:rsid w:val="0097502E"/>
    <w:rsid w:val="00975C1F"/>
    <w:rsid w:val="00980791"/>
    <w:rsid w:val="00980FB2"/>
    <w:rsid w:val="00981279"/>
    <w:rsid w:val="00981A6C"/>
    <w:rsid w:val="0098278C"/>
    <w:rsid w:val="00982FBA"/>
    <w:rsid w:val="00986A25"/>
    <w:rsid w:val="00987220"/>
    <w:rsid w:val="009913EA"/>
    <w:rsid w:val="009926F6"/>
    <w:rsid w:val="00994AE4"/>
    <w:rsid w:val="00995961"/>
    <w:rsid w:val="00995B6A"/>
    <w:rsid w:val="0099624C"/>
    <w:rsid w:val="009A0D0C"/>
    <w:rsid w:val="009A1B51"/>
    <w:rsid w:val="009A1DC3"/>
    <w:rsid w:val="009A7A44"/>
    <w:rsid w:val="009B24F5"/>
    <w:rsid w:val="009B29E5"/>
    <w:rsid w:val="009B541A"/>
    <w:rsid w:val="009B6C85"/>
    <w:rsid w:val="009B6FF3"/>
    <w:rsid w:val="009B7C9A"/>
    <w:rsid w:val="009C0DFA"/>
    <w:rsid w:val="009C2955"/>
    <w:rsid w:val="009C4547"/>
    <w:rsid w:val="009C45CE"/>
    <w:rsid w:val="009C5BDA"/>
    <w:rsid w:val="009C68EA"/>
    <w:rsid w:val="009D2DC0"/>
    <w:rsid w:val="009D5278"/>
    <w:rsid w:val="009D5416"/>
    <w:rsid w:val="009D54B6"/>
    <w:rsid w:val="009D5F3E"/>
    <w:rsid w:val="009D6FF4"/>
    <w:rsid w:val="009D7ED4"/>
    <w:rsid w:val="009E03A6"/>
    <w:rsid w:val="009E0EFE"/>
    <w:rsid w:val="009E0F16"/>
    <w:rsid w:val="009E191B"/>
    <w:rsid w:val="009E3546"/>
    <w:rsid w:val="009E4D85"/>
    <w:rsid w:val="009E6EDA"/>
    <w:rsid w:val="009F04C0"/>
    <w:rsid w:val="009F0CED"/>
    <w:rsid w:val="009F0CFC"/>
    <w:rsid w:val="009F30C2"/>
    <w:rsid w:val="009F3C4E"/>
    <w:rsid w:val="009F3D78"/>
    <w:rsid w:val="00A00CBB"/>
    <w:rsid w:val="00A0179B"/>
    <w:rsid w:val="00A022D9"/>
    <w:rsid w:val="00A03B86"/>
    <w:rsid w:val="00A05EC1"/>
    <w:rsid w:val="00A1067B"/>
    <w:rsid w:val="00A120F5"/>
    <w:rsid w:val="00A129B3"/>
    <w:rsid w:val="00A136AA"/>
    <w:rsid w:val="00A13A3A"/>
    <w:rsid w:val="00A141BF"/>
    <w:rsid w:val="00A144C4"/>
    <w:rsid w:val="00A16AA8"/>
    <w:rsid w:val="00A20BAC"/>
    <w:rsid w:val="00A20EF0"/>
    <w:rsid w:val="00A22FED"/>
    <w:rsid w:val="00A23531"/>
    <w:rsid w:val="00A24DFE"/>
    <w:rsid w:val="00A27836"/>
    <w:rsid w:val="00A32731"/>
    <w:rsid w:val="00A35A6C"/>
    <w:rsid w:val="00A35F5E"/>
    <w:rsid w:val="00A408A5"/>
    <w:rsid w:val="00A4211D"/>
    <w:rsid w:val="00A4485E"/>
    <w:rsid w:val="00A5020B"/>
    <w:rsid w:val="00A52E7B"/>
    <w:rsid w:val="00A53A22"/>
    <w:rsid w:val="00A54C06"/>
    <w:rsid w:val="00A54E18"/>
    <w:rsid w:val="00A56A91"/>
    <w:rsid w:val="00A63343"/>
    <w:rsid w:val="00A667F2"/>
    <w:rsid w:val="00A66FC6"/>
    <w:rsid w:val="00A707F8"/>
    <w:rsid w:val="00A75431"/>
    <w:rsid w:val="00A772CB"/>
    <w:rsid w:val="00A821C2"/>
    <w:rsid w:val="00A82ACF"/>
    <w:rsid w:val="00A83F2F"/>
    <w:rsid w:val="00A85B39"/>
    <w:rsid w:val="00A862AC"/>
    <w:rsid w:val="00A9255E"/>
    <w:rsid w:val="00A925BB"/>
    <w:rsid w:val="00A9440A"/>
    <w:rsid w:val="00A957FB"/>
    <w:rsid w:val="00A96481"/>
    <w:rsid w:val="00A96D78"/>
    <w:rsid w:val="00AA0F59"/>
    <w:rsid w:val="00AA4C0C"/>
    <w:rsid w:val="00AA659F"/>
    <w:rsid w:val="00AA6A7F"/>
    <w:rsid w:val="00AB00BD"/>
    <w:rsid w:val="00AB257F"/>
    <w:rsid w:val="00AB3393"/>
    <w:rsid w:val="00AB49D6"/>
    <w:rsid w:val="00AB6F9F"/>
    <w:rsid w:val="00AC3030"/>
    <w:rsid w:val="00AC553A"/>
    <w:rsid w:val="00AC5FE1"/>
    <w:rsid w:val="00AC6A9D"/>
    <w:rsid w:val="00AC7777"/>
    <w:rsid w:val="00AD45E8"/>
    <w:rsid w:val="00AD48BB"/>
    <w:rsid w:val="00AD5896"/>
    <w:rsid w:val="00AD5BF9"/>
    <w:rsid w:val="00AD733F"/>
    <w:rsid w:val="00AE05BF"/>
    <w:rsid w:val="00AE2615"/>
    <w:rsid w:val="00AE3919"/>
    <w:rsid w:val="00AF0A29"/>
    <w:rsid w:val="00AF2CC5"/>
    <w:rsid w:val="00AF4D73"/>
    <w:rsid w:val="00AF52FD"/>
    <w:rsid w:val="00AF5EAE"/>
    <w:rsid w:val="00AF6EA4"/>
    <w:rsid w:val="00AF76C9"/>
    <w:rsid w:val="00B00480"/>
    <w:rsid w:val="00B01F25"/>
    <w:rsid w:val="00B029D9"/>
    <w:rsid w:val="00B0303C"/>
    <w:rsid w:val="00B03BF0"/>
    <w:rsid w:val="00B04D23"/>
    <w:rsid w:val="00B04D77"/>
    <w:rsid w:val="00B04FF4"/>
    <w:rsid w:val="00B05FD2"/>
    <w:rsid w:val="00B06012"/>
    <w:rsid w:val="00B06401"/>
    <w:rsid w:val="00B07776"/>
    <w:rsid w:val="00B102A4"/>
    <w:rsid w:val="00B1150C"/>
    <w:rsid w:val="00B15DA6"/>
    <w:rsid w:val="00B17585"/>
    <w:rsid w:val="00B17B81"/>
    <w:rsid w:val="00B20D64"/>
    <w:rsid w:val="00B20D9D"/>
    <w:rsid w:val="00B21D06"/>
    <w:rsid w:val="00B2279A"/>
    <w:rsid w:val="00B22C71"/>
    <w:rsid w:val="00B241E9"/>
    <w:rsid w:val="00B244A8"/>
    <w:rsid w:val="00B24C63"/>
    <w:rsid w:val="00B257B7"/>
    <w:rsid w:val="00B2771B"/>
    <w:rsid w:val="00B27F97"/>
    <w:rsid w:val="00B31EB2"/>
    <w:rsid w:val="00B329B5"/>
    <w:rsid w:val="00B33D20"/>
    <w:rsid w:val="00B35C53"/>
    <w:rsid w:val="00B40C25"/>
    <w:rsid w:val="00B423FF"/>
    <w:rsid w:val="00B46245"/>
    <w:rsid w:val="00B50F4F"/>
    <w:rsid w:val="00B515AD"/>
    <w:rsid w:val="00B54495"/>
    <w:rsid w:val="00B552D7"/>
    <w:rsid w:val="00B56A56"/>
    <w:rsid w:val="00B57FD4"/>
    <w:rsid w:val="00B61990"/>
    <w:rsid w:val="00B61DD0"/>
    <w:rsid w:val="00B62A77"/>
    <w:rsid w:val="00B655F9"/>
    <w:rsid w:val="00B663F8"/>
    <w:rsid w:val="00B6794D"/>
    <w:rsid w:val="00B714BE"/>
    <w:rsid w:val="00B71A8D"/>
    <w:rsid w:val="00B72FCB"/>
    <w:rsid w:val="00B738DA"/>
    <w:rsid w:val="00B7424C"/>
    <w:rsid w:val="00B74FB6"/>
    <w:rsid w:val="00B75297"/>
    <w:rsid w:val="00B763BD"/>
    <w:rsid w:val="00B775F5"/>
    <w:rsid w:val="00B7778F"/>
    <w:rsid w:val="00B77A17"/>
    <w:rsid w:val="00B77BAD"/>
    <w:rsid w:val="00B80111"/>
    <w:rsid w:val="00B80E90"/>
    <w:rsid w:val="00B82639"/>
    <w:rsid w:val="00B849F3"/>
    <w:rsid w:val="00B84DE5"/>
    <w:rsid w:val="00B87388"/>
    <w:rsid w:val="00B90AA1"/>
    <w:rsid w:val="00B9124B"/>
    <w:rsid w:val="00B92B0D"/>
    <w:rsid w:val="00B936B8"/>
    <w:rsid w:val="00B93F8C"/>
    <w:rsid w:val="00B95745"/>
    <w:rsid w:val="00B96111"/>
    <w:rsid w:val="00B96569"/>
    <w:rsid w:val="00B97B36"/>
    <w:rsid w:val="00BA0F53"/>
    <w:rsid w:val="00BA1B87"/>
    <w:rsid w:val="00BA4E41"/>
    <w:rsid w:val="00BA66A6"/>
    <w:rsid w:val="00BB16E0"/>
    <w:rsid w:val="00BB22F5"/>
    <w:rsid w:val="00BB3074"/>
    <w:rsid w:val="00BB3526"/>
    <w:rsid w:val="00BB3B74"/>
    <w:rsid w:val="00BB4303"/>
    <w:rsid w:val="00BB441C"/>
    <w:rsid w:val="00BB746C"/>
    <w:rsid w:val="00BC0E40"/>
    <w:rsid w:val="00BC40C2"/>
    <w:rsid w:val="00BC53FB"/>
    <w:rsid w:val="00BC77AD"/>
    <w:rsid w:val="00BD019F"/>
    <w:rsid w:val="00BD3F14"/>
    <w:rsid w:val="00BD651C"/>
    <w:rsid w:val="00BE0110"/>
    <w:rsid w:val="00BE1432"/>
    <w:rsid w:val="00BE4AF6"/>
    <w:rsid w:val="00BE5F7C"/>
    <w:rsid w:val="00BE6982"/>
    <w:rsid w:val="00BE7371"/>
    <w:rsid w:val="00BF2219"/>
    <w:rsid w:val="00BF5FCE"/>
    <w:rsid w:val="00BF7EA3"/>
    <w:rsid w:val="00C032E7"/>
    <w:rsid w:val="00C062F9"/>
    <w:rsid w:val="00C11CD7"/>
    <w:rsid w:val="00C1347A"/>
    <w:rsid w:val="00C14E37"/>
    <w:rsid w:val="00C15E1D"/>
    <w:rsid w:val="00C17F28"/>
    <w:rsid w:val="00C20A33"/>
    <w:rsid w:val="00C20E23"/>
    <w:rsid w:val="00C238DF"/>
    <w:rsid w:val="00C2562A"/>
    <w:rsid w:val="00C27812"/>
    <w:rsid w:val="00C27EC9"/>
    <w:rsid w:val="00C424C4"/>
    <w:rsid w:val="00C4517B"/>
    <w:rsid w:val="00C45B2F"/>
    <w:rsid w:val="00C46A2E"/>
    <w:rsid w:val="00C4780C"/>
    <w:rsid w:val="00C47A36"/>
    <w:rsid w:val="00C503CD"/>
    <w:rsid w:val="00C516F5"/>
    <w:rsid w:val="00C550DE"/>
    <w:rsid w:val="00C56216"/>
    <w:rsid w:val="00C56290"/>
    <w:rsid w:val="00C62A9F"/>
    <w:rsid w:val="00C65C13"/>
    <w:rsid w:val="00C708AE"/>
    <w:rsid w:val="00C70987"/>
    <w:rsid w:val="00C76C7C"/>
    <w:rsid w:val="00C7799C"/>
    <w:rsid w:val="00C8071A"/>
    <w:rsid w:val="00C838A3"/>
    <w:rsid w:val="00C874C4"/>
    <w:rsid w:val="00C87D96"/>
    <w:rsid w:val="00C95594"/>
    <w:rsid w:val="00C96E32"/>
    <w:rsid w:val="00C97CD1"/>
    <w:rsid w:val="00C97E24"/>
    <w:rsid w:val="00CA1765"/>
    <w:rsid w:val="00CA1F02"/>
    <w:rsid w:val="00CA30A3"/>
    <w:rsid w:val="00CA4F08"/>
    <w:rsid w:val="00CA5A51"/>
    <w:rsid w:val="00CB1546"/>
    <w:rsid w:val="00CB2874"/>
    <w:rsid w:val="00CB4B4D"/>
    <w:rsid w:val="00CB4DC7"/>
    <w:rsid w:val="00CB74AC"/>
    <w:rsid w:val="00CC0D74"/>
    <w:rsid w:val="00CC2C52"/>
    <w:rsid w:val="00CC5EAF"/>
    <w:rsid w:val="00CD2AEB"/>
    <w:rsid w:val="00CD6A81"/>
    <w:rsid w:val="00CE0E45"/>
    <w:rsid w:val="00CE11C0"/>
    <w:rsid w:val="00CE1BC0"/>
    <w:rsid w:val="00CE2F25"/>
    <w:rsid w:val="00CE32C4"/>
    <w:rsid w:val="00CE3B28"/>
    <w:rsid w:val="00CE3D65"/>
    <w:rsid w:val="00CE5081"/>
    <w:rsid w:val="00CE5E7E"/>
    <w:rsid w:val="00CE5E92"/>
    <w:rsid w:val="00CF0DAD"/>
    <w:rsid w:val="00CF18FD"/>
    <w:rsid w:val="00CF2E5A"/>
    <w:rsid w:val="00CF304E"/>
    <w:rsid w:val="00CF3782"/>
    <w:rsid w:val="00CF57BF"/>
    <w:rsid w:val="00CF5A5E"/>
    <w:rsid w:val="00CF5B48"/>
    <w:rsid w:val="00CF6136"/>
    <w:rsid w:val="00CF74E0"/>
    <w:rsid w:val="00D0008B"/>
    <w:rsid w:val="00D005D8"/>
    <w:rsid w:val="00D028F9"/>
    <w:rsid w:val="00D05358"/>
    <w:rsid w:val="00D05CCA"/>
    <w:rsid w:val="00D06EF2"/>
    <w:rsid w:val="00D107ED"/>
    <w:rsid w:val="00D10D9E"/>
    <w:rsid w:val="00D155E1"/>
    <w:rsid w:val="00D160EB"/>
    <w:rsid w:val="00D206E1"/>
    <w:rsid w:val="00D20BA7"/>
    <w:rsid w:val="00D21850"/>
    <w:rsid w:val="00D21DCE"/>
    <w:rsid w:val="00D22763"/>
    <w:rsid w:val="00D22E50"/>
    <w:rsid w:val="00D2379D"/>
    <w:rsid w:val="00D246A6"/>
    <w:rsid w:val="00D25511"/>
    <w:rsid w:val="00D2645F"/>
    <w:rsid w:val="00D30394"/>
    <w:rsid w:val="00D30D94"/>
    <w:rsid w:val="00D349EA"/>
    <w:rsid w:val="00D349F7"/>
    <w:rsid w:val="00D4204E"/>
    <w:rsid w:val="00D4305E"/>
    <w:rsid w:val="00D43706"/>
    <w:rsid w:val="00D44A0D"/>
    <w:rsid w:val="00D45C1F"/>
    <w:rsid w:val="00D45D41"/>
    <w:rsid w:val="00D50BE3"/>
    <w:rsid w:val="00D50F7F"/>
    <w:rsid w:val="00D51D7A"/>
    <w:rsid w:val="00D52502"/>
    <w:rsid w:val="00D53C6C"/>
    <w:rsid w:val="00D560B1"/>
    <w:rsid w:val="00D60E1C"/>
    <w:rsid w:val="00D6172B"/>
    <w:rsid w:val="00D626BB"/>
    <w:rsid w:val="00D631F8"/>
    <w:rsid w:val="00D63A82"/>
    <w:rsid w:val="00D712E9"/>
    <w:rsid w:val="00D71843"/>
    <w:rsid w:val="00D733B8"/>
    <w:rsid w:val="00D7431A"/>
    <w:rsid w:val="00D745A1"/>
    <w:rsid w:val="00D748FB"/>
    <w:rsid w:val="00D7588F"/>
    <w:rsid w:val="00D767A4"/>
    <w:rsid w:val="00D82034"/>
    <w:rsid w:val="00D82036"/>
    <w:rsid w:val="00D823DC"/>
    <w:rsid w:val="00D8292D"/>
    <w:rsid w:val="00D83CC6"/>
    <w:rsid w:val="00D83E33"/>
    <w:rsid w:val="00D8462A"/>
    <w:rsid w:val="00D84B73"/>
    <w:rsid w:val="00D85F94"/>
    <w:rsid w:val="00D87B6E"/>
    <w:rsid w:val="00D93CE6"/>
    <w:rsid w:val="00D97551"/>
    <w:rsid w:val="00D97552"/>
    <w:rsid w:val="00DA101E"/>
    <w:rsid w:val="00DA27DF"/>
    <w:rsid w:val="00DA2DB4"/>
    <w:rsid w:val="00DA43A8"/>
    <w:rsid w:val="00DA4CDA"/>
    <w:rsid w:val="00DA5029"/>
    <w:rsid w:val="00DA745E"/>
    <w:rsid w:val="00DA7464"/>
    <w:rsid w:val="00DA7B1C"/>
    <w:rsid w:val="00DB21D6"/>
    <w:rsid w:val="00DB37F1"/>
    <w:rsid w:val="00DB51B6"/>
    <w:rsid w:val="00DC00EB"/>
    <w:rsid w:val="00DC1610"/>
    <w:rsid w:val="00DC3D57"/>
    <w:rsid w:val="00DC40AC"/>
    <w:rsid w:val="00DC50CA"/>
    <w:rsid w:val="00DC53C0"/>
    <w:rsid w:val="00DC6699"/>
    <w:rsid w:val="00DC7D7B"/>
    <w:rsid w:val="00DD2965"/>
    <w:rsid w:val="00DD66BF"/>
    <w:rsid w:val="00DE1F91"/>
    <w:rsid w:val="00DE2327"/>
    <w:rsid w:val="00DE3603"/>
    <w:rsid w:val="00DE3B6F"/>
    <w:rsid w:val="00DE3C79"/>
    <w:rsid w:val="00DE7B8A"/>
    <w:rsid w:val="00DF0C88"/>
    <w:rsid w:val="00DF6940"/>
    <w:rsid w:val="00E01A74"/>
    <w:rsid w:val="00E03FBF"/>
    <w:rsid w:val="00E040A0"/>
    <w:rsid w:val="00E07598"/>
    <w:rsid w:val="00E1017D"/>
    <w:rsid w:val="00E1397F"/>
    <w:rsid w:val="00E13C19"/>
    <w:rsid w:val="00E147FE"/>
    <w:rsid w:val="00E14A58"/>
    <w:rsid w:val="00E15040"/>
    <w:rsid w:val="00E16DB9"/>
    <w:rsid w:val="00E2029B"/>
    <w:rsid w:val="00E20EE3"/>
    <w:rsid w:val="00E254D9"/>
    <w:rsid w:val="00E26DEE"/>
    <w:rsid w:val="00E30C62"/>
    <w:rsid w:val="00E3288A"/>
    <w:rsid w:val="00E36829"/>
    <w:rsid w:val="00E4310A"/>
    <w:rsid w:val="00E43462"/>
    <w:rsid w:val="00E43C41"/>
    <w:rsid w:val="00E43EDA"/>
    <w:rsid w:val="00E46141"/>
    <w:rsid w:val="00E50071"/>
    <w:rsid w:val="00E507EC"/>
    <w:rsid w:val="00E54B7A"/>
    <w:rsid w:val="00E55B32"/>
    <w:rsid w:val="00E56686"/>
    <w:rsid w:val="00E577F4"/>
    <w:rsid w:val="00E62634"/>
    <w:rsid w:val="00E629DC"/>
    <w:rsid w:val="00E6328E"/>
    <w:rsid w:val="00E63385"/>
    <w:rsid w:val="00E64B75"/>
    <w:rsid w:val="00E652A6"/>
    <w:rsid w:val="00E65890"/>
    <w:rsid w:val="00E6790E"/>
    <w:rsid w:val="00E67F02"/>
    <w:rsid w:val="00E71ED1"/>
    <w:rsid w:val="00E71FB3"/>
    <w:rsid w:val="00E76B03"/>
    <w:rsid w:val="00E82755"/>
    <w:rsid w:val="00E8373C"/>
    <w:rsid w:val="00E84507"/>
    <w:rsid w:val="00E85B53"/>
    <w:rsid w:val="00E864DB"/>
    <w:rsid w:val="00E903BA"/>
    <w:rsid w:val="00E9112C"/>
    <w:rsid w:val="00E9160B"/>
    <w:rsid w:val="00E92726"/>
    <w:rsid w:val="00E96E33"/>
    <w:rsid w:val="00EA2F43"/>
    <w:rsid w:val="00EA3A5D"/>
    <w:rsid w:val="00EA5A56"/>
    <w:rsid w:val="00EB182B"/>
    <w:rsid w:val="00EB1E05"/>
    <w:rsid w:val="00EB2883"/>
    <w:rsid w:val="00EB43C9"/>
    <w:rsid w:val="00EB44B8"/>
    <w:rsid w:val="00EB4929"/>
    <w:rsid w:val="00EB6509"/>
    <w:rsid w:val="00EB688D"/>
    <w:rsid w:val="00EB6E2B"/>
    <w:rsid w:val="00EB6F2F"/>
    <w:rsid w:val="00EC03DE"/>
    <w:rsid w:val="00EC0644"/>
    <w:rsid w:val="00EC1AB0"/>
    <w:rsid w:val="00EC2458"/>
    <w:rsid w:val="00EC4CEA"/>
    <w:rsid w:val="00EC6365"/>
    <w:rsid w:val="00EC65E3"/>
    <w:rsid w:val="00ED013A"/>
    <w:rsid w:val="00ED0D39"/>
    <w:rsid w:val="00ED13E7"/>
    <w:rsid w:val="00ED14D9"/>
    <w:rsid w:val="00ED52F9"/>
    <w:rsid w:val="00ED6E25"/>
    <w:rsid w:val="00EE1459"/>
    <w:rsid w:val="00EE2B71"/>
    <w:rsid w:val="00EE2E71"/>
    <w:rsid w:val="00EE3593"/>
    <w:rsid w:val="00EE4349"/>
    <w:rsid w:val="00EE6DD2"/>
    <w:rsid w:val="00EE7033"/>
    <w:rsid w:val="00EF09CB"/>
    <w:rsid w:val="00EF1AA5"/>
    <w:rsid w:val="00EF5C59"/>
    <w:rsid w:val="00EF5E65"/>
    <w:rsid w:val="00EF5FFE"/>
    <w:rsid w:val="00F0224C"/>
    <w:rsid w:val="00F10546"/>
    <w:rsid w:val="00F10745"/>
    <w:rsid w:val="00F11990"/>
    <w:rsid w:val="00F11E5B"/>
    <w:rsid w:val="00F14B8D"/>
    <w:rsid w:val="00F161DB"/>
    <w:rsid w:val="00F168E8"/>
    <w:rsid w:val="00F17172"/>
    <w:rsid w:val="00F17CD1"/>
    <w:rsid w:val="00F22B27"/>
    <w:rsid w:val="00F233C0"/>
    <w:rsid w:val="00F25CD3"/>
    <w:rsid w:val="00F263D5"/>
    <w:rsid w:val="00F269C3"/>
    <w:rsid w:val="00F31B91"/>
    <w:rsid w:val="00F3217A"/>
    <w:rsid w:val="00F349BA"/>
    <w:rsid w:val="00F363C3"/>
    <w:rsid w:val="00F3731F"/>
    <w:rsid w:val="00F40C81"/>
    <w:rsid w:val="00F427D7"/>
    <w:rsid w:val="00F43531"/>
    <w:rsid w:val="00F43D57"/>
    <w:rsid w:val="00F4504D"/>
    <w:rsid w:val="00F457FB"/>
    <w:rsid w:val="00F467FC"/>
    <w:rsid w:val="00F4737F"/>
    <w:rsid w:val="00F506E7"/>
    <w:rsid w:val="00F5188E"/>
    <w:rsid w:val="00F52BD1"/>
    <w:rsid w:val="00F53DDF"/>
    <w:rsid w:val="00F553D7"/>
    <w:rsid w:val="00F55632"/>
    <w:rsid w:val="00F55732"/>
    <w:rsid w:val="00F569B7"/>
    <w:rsid w:val="00F603CD"/>
    <w:rsid w:val="00F60FA4"/>
    <w:rsid w:val="00F62C97"/>
    <w:rsid w:val="00F64759"/>
    <w:rsid w:val="00F662EB"/>
    <w:rsid w:val="00F66A2B"/>
    <w:rsid w:val="00F673E3"/>
    <w:rsid w:val="00F70B9C"/>
    <w:rsid w:val="00F70E1B"/>
    <w:rsid w:val="00F73173"/>
    <w:rsid w:val="00F73816"/>
    <w:rsid w:val="00F74608"/>
    <w:rsid w:val="00F76A8E"/>
    <w:rsid w:val="00F80044"/>
    <w:rsid w:val="00F80C29"/>
    <w:rsid w:val="00F84B83"/>
    <w:rsid w:val="00F92078"/>
    <w:rsid w:val="00F96A99"/>
    <w:rsid w:val="00FA02C3"/>
    <w:rsid w:val="00FA0B9F"/>
    <w:rsid w:val="00FA1F3F"/>
    <w:rsid w:val="00FA21CF"/>
    <w:rsid w:val="00FA28D7"/>
    <w:rsid w:val="00FA2D2D"/>
    <w:rsid w:val="00FA6284"/>
    <w:rsid w:val="00FA7698"/>
    <w:rsid w:val="00FB05AA"/>
    <w:rsid w:val="00FB171E"/>
    <w:rsid w:val="00FB4EE9"/>
    <w:rsid w:val="00FB60DF"/>
    <w:rsid w:val="00FB73E1"/>
    <w:rsid w:val="00FC0093"/>
    <w:rsid w:val="00FC1DEF"/>
    <w:rsid w:val="00FC2E36"/>
    <w:rsid w:val="00FC3F12"/>
    <w:rsid w:val="00FC4A1B"/>
    <w:rsid w:val="00FC6244"/>
    <w:rsid w:val="00FC6634"/>
    <w:rsid w:val="00FC6748"/>
    <w:rsid w:val="00FC7BAE"/>
    <w:rsid w:val="00FC7C0A"/>
    <w:rsid w:val="00FD2C2B"/>
    <w:rsid w:val="00FD3650"/>
    <w:rsid w:val="00FD3897"/>
    <w:rsid w:val="00FD595A"/>
    <w:rsid w:val="00FD7C51"/>
    <w:rsid w:val="00FE60D0"/>
    <w:rsid w:val="00FF098B"/>
    <w:rsid w:val="00FF2621"/>
    <w:rsid w:val="00FF4708"/>
    <w:rsid w:val="00FF5B27"/>
    <w:rsid w:val="00FF64CF"/>
    <w:rsid w:val="00FF66E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50CD9"/>
  <w15:docId w15:val="{34F82F6D-EBA4-48F1-BAB0-ABA542935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843"/>
    <w:rPr>
      <w:rFonts w:cs="Mangal"/>
    </w:rPr>
  </w:style>
  <w:style w:type="paragraph" w:styleId="Heading1">
    <w:name w:val="heading 1"/>
    <w:basedOn w:val="Normal"/>
    <w:next w:val="Normal"/>
    <w:link w:val="Heading1Char"/>
    <w:uiPriority w:val="9"/>
    <w:qFormat/>
    <w:rsid w:val="00EE359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EE359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E359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unhideWhenUsed/>
    <w:qFormat/>
    <w:rsid w:val="00EE35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E35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E35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E35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E35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E35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5857"/>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5C5857"/>
    <w:rPr>
      <w:rFonts w:eastAsiaTheme="minorEastAsia"/>
      <w:szCs w:val="22"/>
      <w:lang w:bidi="ar-SA"/>
    </w:rPr>
  </w:style>
  <w:style w:type="paragraph" w:styleId="Header">
    <w:name w:val="header"/>
    <w:basedOn w:val="Normal"/>
    <w:link w:val="HeaderChar"/>
    <w:uiPriority w:val="99"/>
    <w:unhideWhenUsed/>
    <w:rsid w:val="005C5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857"/>
    <w:rPr>
      <w:rFonts w:cs="Mangal"/>
    </w:rPr>
  </w:style>
  <w:style w:type="paragraph" w:styleId="Footer">
    <w:name w:val="footer"/>
    <w:basedOn w:val="Normal"/>
    <w:link w:val="FooterChar"/>
    <w:uiPriority w:val="99"/>
    <w:unhideWhenUsed/>
    <w:rsid w:val="005C5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857"/>
    <w:rPr>
      <w:rFonts w:cs="Mangal"/>
    </w:rPr>
  </w:style>
  <w:style w:type="character" w:customStyle="1" w:styleId="Heading1Char">
    <w:name w:val="Heading 1 Char"/>
    <w:basedOn w:val="DefaultParagraphFont"/>
    <w:link w:val="Heading1"/>
    <w:uiPriority w:val="9"/>
    <w:rsid w:val="00EE3593"/>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EE3593"/>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semiHidden/>
    <w:rsid w:val="00EE3593"/>
    <w:rPr>
      <w:rFonts w:asciiTheme="majorHAnsi" w:eastAsiaTheme="majorEastAsia" w:hAnsiTheme="majorHAnsi" w:cstheme="majorBidi"/>
      <w:color w:val="1F4D78" w:themeColor="accent1" w:themeShade="7F"/>
      <w:sz w:val="24"/>
      <w:szCs w:val="21"/>
    </w:rPr>
  </w:style>
  <w:style w:type="character" w:customStyle="1" w:styleId="Heading4Char">
    <w:name w:val="Heading 4 Char"/>
    <w:basedOn w:val="DefaultParagraphFont"/>
    <w:link w:val="Heading4"/>
    <w:uiPriority w:val="9"/>
    <w:semiHidden/>
    <w:rsid w:val="00EE359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E359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E359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E359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E3593"/>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E3593"/>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B92B0D"/>
    <w:pPr>
      <w:numPr>
        <w:numId w:val="0"/>
      </w:numPr>
      <w:outlineLvl w:val="9"/>
    </w:pPr>
    <w:rPr>
      <w:szCs w:val="32"/>
      <w:lang w:bidi="ar-SA"/>
    </w:rPr>
  </w:style>
  <w:style w:type="paragraph" w:styleId="TOC1">
    <w:name w:val="toc 1"/>
    <w:basedOn w:val="Normal"/>
    <w:next w:val="Normal"/>
    <w:autoRedefine/>
    <w:uiPriority w:val="39"/>
    <w:unhideWhenUsed/>
    <w:rsid w:val="00B92B0D"/>
    <w:pPr>
      <w:spacing w:after="100"/>
    </w:pPr>
  </w:style>
  <w:style w:type="paragraph" w:styleId="TOC2">
    <w:name w:val="toc 2"/>
    <w:basedOn w:val="Normal"/>
    <w:next w:val="Normal"/>
    <w:autoRedefine/>
    <w:uiPriority w:val="39"/>
    <w:unhideWhenUsed/>
    <w:rsid w:val="00B92B0D"/>
    <w:pPr>
      <w:spacing w:after="100"/>
      <w:ind w:left="220"/>
    </w:pPr>
  </w:style>
  <w:style w:type="paragraph" w:styleId="TOC3">
    <w:name w:val="toc 3"/>
    <w:basedOn w:val="Normal"/>
    <w:next w:val="Normal"/>
    <w:autoRedefine/>
    <w:uiPriority w:val="39"/>
    <w:unhideWhenUsed/>
    <w:rsid w:val="00B92B0D"/>
    <w:pPr>
      <w:spacing w:after="100"/>
      <w:ind w:left="440"/>
    </w:pPr>
  </w:style>
  <w:style w:type="character" w:styleId="Hyperlink">
    <w:name w:val="Hyperlink"/>
    <w:basedOn w:val="DefaultParagraphFont"/>
    <w:uiPriority w:val="99"/>
    <w:unhideWhenUsed/>
    <w:rsid w:val="00B92B0D"/>
    <w:rPr>
      <w:color w:val="0563C1" w:themeColor="hyperlink"/>
      <w:u w:val="single"/>
    </w:rPr>
  </w:style>
  <w:style w:type="paragraph" w:styleId="ListParagraph">
    <w:name w:val="List Paragraph"/>
    <w:basedOn w:val="Normal"/>
    <w:uiPriority w:val="34"/>
    <w:qFormat/>
    <w:rsid w:val="00A52E7B"/>
    <w:pPr>
      <w:ind w:left="720"/>
      <w:contextualSpacing/>
    </w:pPr>
  </w:style>
  <w:style w:type="character" w:styleId="CommentReference">
    <w:name w:val="annotation reference"/>
    <w:basedOn w:val="DefaultParagraphFont"/>
    <w:uiPriority w:val="99"/>
    <w:semiHidden/>
    <w:unhideWhenUsed/>
    <w:rsid w:val="00D06EF2"/>
    <w:rPr>
      <w:sz w:val="16"/>
      <w:szCs w:val="16"/>
    </w:rPr>
  </w:style>
  <w:style w:type="paragraph" w:styleId="CommentText">
    <w:name w:val="annotation text"/>
    <w:basedOn w:val="Normal"/>
    <w:link w:val="CommentTextChar"/>
    <w:uiPriority w:val="99"/>
    <w:semiHidden/>
    <w:unhideWhenUsed/>
    <w:rsid w:val="00D06EF2"/>
    <w:pPr>
      <w:spacing w:line="240" w:lineRule="auto"/>
    </w:pPr>
    <w:rPr>
      <w:sz w:val="20"/>
      <w:szCs w:val="18"/>
    </w:rPr>
  </w:style>
  <w:style w:type="character" w:customStyle="1" w:styleId="CommentTextChar">
    <w:name w:val="Comment Text Char"/>
    <w:basedOn w:val="DefaultParagraphFont"/>
    <w:link w:val="CommentText"/>
    <w:uiPriority w:val="99"/>
    <w:semiHidden/>
    <w:rsid w:val="00D06EF2"/>
    <w:rPr>
      <w:rFonts w:cs="Mangal"/>
      <w:sz w:val="20"/>
      <w:szCs w:val="18"/>
    </w:rPr>
  </w:style>
  <w:style w:type="paragraph" w:styleId="CommentSubject">
    <w:name w:val="annotation subject"/>
    <w:basedOn w:val="CommentText"/>
    <w:next w:val="CommentText"/>
    <w:link w:val="CommentSubjectChar"/>
    <w:uiPriority w:val="99"/>
    <w:semiHidden/>
    <w:unhideWhenUsed/>
    <w:rsid w:val="00D06EF2"/>
    <w:rPr>
      <w:b/>
      <w:bCs/>
    </w:rPr>
  </w:style>
  <w:style w:type="character" w:customStyle="1" w:styleId="CommentSubjectChar">
    <w:name w:val="Comment Subject Char"/>
    <w:basedOn w:val="CommentTextChar"/>
    <w:link w:val="CommentSubject"/>
    <w:uiPriority w:val="99"/>
    <w:semiHidden/>
    <w:rsid w:val="00D06EF2"/>
    <w:rPr>
      <w:rFonts w:cs="Mangal"/>
      <w:b/>
      <w:bCs/>
      <w:sz w:val="20"/>
      <w:szCs w:val="18"/>
    </w:rPr>
  </w:style>
  <w:style w:type="paragraph" w:styleId="BalloonText">
    <w:name w:val="Balloon Text"/>
    <w:basedOn w:val="Normal"/>
    <w:link w:val="BalloonTextChar"/>
    <w:uiPriority w:val="99"/>
    <w:semiHidden/>
    <w:unhideWhenUsed/>
    <w:rsid w:val="00D06EF2"/>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D06EF2"/>
    <w:rPr>
      <w:rFonts w:ascii="Segoe UI" w:hAnsi="Segoe UI" w:cs="Mangal"/>
      <w:sz w:val="18"/>
      <w:szCs w:val="16"/>
    </w:rPr>
  </w:style>
  <w:style w:type="table" w:styleId="TableGrid">
    <w:name w:val="Table Grid"/>
    <w:basedOn w:val="TableNormal"/>
    <w:uiPriority w:val="39"/>
    <w:rsid w:val="00532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56686"/>
    <w:pPr>
      <w:spacing w:after="0" w:line="240" w:lineRule="auto"/>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45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emf"/><Relationship Id="rId84" Type="http://schemas.openxmlformats.org/officeDocument/2006/relationships/image" Target="media/image68.png"/><Relationship Id="rId89" Type="http://schemas.microsoft.com/office/2011/relationships/people" Target="peop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oleObject" Target="embeddings/oleObject3.bin"/><Relationship Id="rId79" Type="http://schemas.openxmlformats.org/officeDocument/2006/relationships/image" Target="media/image64.emf"/><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oleObject" Target="embeddings/oleObject1.bin"/><Relationship Id="rId77" Type="http://schemas.openxmlformats.org/officeDocument/2006/relationships/image" Target="media/image63.e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oleObject" Target="embeddings/oleObject2.bin"/><Relationship Id="rId80" Type="http://schemas.openxmlformats.org/officeDocument/2006/relationships/oleObject" Target="embeddings/oleObject6.bin"/><Relationship Id="rId85"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2.emf"/><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1.emf"/><Relationship Id="rId78" Type="http://schemas.openxmlformats.org/officeDocument/2006/relationships/oleObject" Target="embeddings/oleObject5.bin"/><Relationship Id="rId81" Type="http://schemas.openxmlformats.org/officeDocument/2006/relationships/image" Target="media/image65.png"/><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oleObject" Target="embeddings/oleObject4.bin"/><Relationship Id="rId7" Type="http://schemas.openxmlformats.org/officeDocument/2006/relationships/footnotes" Target="footnotes.xml"/><Relationship Id="rId71" Type="http://schemas.openxmlformats.org/officeDocument/2006/relationships/image" Target="media/image60.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66.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 beta systems company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FBCD5C-8FA8-489F-8BE7-020E36D4A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4238</Words>
  <Characters>24160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OTTOPro</vt:lpstr>
    </vt:vector>
  </TitlesOfParts>
  <Company>softwaretogo</Company>
  <LinksUpToDate>false</LinksUpToDate>
  <CharactersWithSpaces>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OTTOPro</dc:title>
  <dc:subject>functional documentation</dc:subject>
  <dc:creator>Categis Software Pvt. Ltd. www.softwaretogo.de</dc:creator>
  <cp:keywords/>
  <dc:description/>
  <cp:lastModifiedBy>Narendar Reddy</cp:lastModifiedBy>
  <cp:revision>334</cp:revision>
  <dcterms:created xsi:type="dcterms:W3CDTF">2020-04-20T09:39:00Z</dcterms:created>
  <dcterms:modified xsi:type="dcterms:W3CDTF">2020-04-22T11:27:00Z</dcterms:modified>
</cp:coreProperties>
</file>